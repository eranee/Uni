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77FDC1D" w14:textId="193354B5" w:rsidR="00EF0E79" w:rsidRDefault="004C7663" w:rsidP="00EB0AAE">
      <w:pPr>
        <w:spacing w:line="360" w:lineRule="auto"/>
        <w:rPr>
          <w:lang w:val="en-US"/>
        </w:rPr>
      </w:pPr>
      <w:r>
        <w:rPr>
          <w:lang w:val="en-US"/>
        </w:rPr>
        <w:t xml:space="preserve">The Staphylinidae fauna of the Aegean Islands has until recently been rather poorly known. With the recent works of Volker </w:t>
      </w:r>
      <w:proofErr w:type="spellStart"/>
      <w:r>
        <w:rPr>
          <w:lang w:val="en-US"/>
        </w:rPr>
        <w:t>Assing</w:t>
      </w:r>
      <w:proofErr w:type="spellEnd"/>
      <w:r>
        <w:rPr>
          <w:lang w:val="en-US"/>
        </w:rPr>
        <w:t xml:space="preserve"> many of the islands have received much needed attention and initial species lists have been produced, </w:t>
      </w:r>
      <w:r w:rsidRPr="00445A39">
        <w:rPr>
          <w:lang w:eastAsia="en-GB"/>
        </w:rPr>
        <w:t xml:space="preserve">Chios </w:t>
      </w:r>
      <w:r w:rsidRPr="00445A39">
        <w:rPr>
          <w:lang w:eastAsia="en-GB"/>
        </w:rPr>
        <w:fldChar w:fldCharType="begin" w:fldLock="1"/>
      </w:r>
      <w:r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Pr="00445A39">
        <w:rPr>
          <w:lang w:eastAsia="en-GB"/>
        </w:rPr>
        <w:fldChar w:fldCharType="separate"/>
      </w:r>
      <w:r w:rsidRPr="00445A39">
        <w:rPr>
          <w:noProof/>
          <w:lang w:eastAsia="en-GB"/>
        </w:rPr>
        <w:t>(Assing, 2015a, 2016a)</w:t>
      </w:r>
      <w:r w:rsidRPr="00445A39">
        <w:rPr>
          <w:lang w:eastAsia="en-GB"/>
        </w:rPr>
        <w:fldChar w:fldCharType="end"/>
      </w:r>
      <w:r w:rsidRPr="00445A39">
        <w:rPr>
          <w:lang w:eastAsia="en-GB"/>
        </w:rPr>
        <w:t xml:space="preserve">, Corfu </w:t>
      </w:r>
      <w:r w:rsidRPr="00445A39">
        <w:rPr>
          <w:lang w:eastAsia="en-GB"/>
        </w:rPr>
        <w:fldChar w:fldCharType="begin" w:fldLock="1"/>
      </w:r>
      <w:r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Pr="00445A39">
        <w:rPr>
          <w:lang w:eastAsia="en-GB"/>
        </w:rPr>
        <w:fldChar w:fldCharType="separate"/>
      </w:r>
      <w:r w:rsidRPr="00445A39">
        <w:rPr>
          <w:noProof/>
          <w:lang w:eastAsia="en-GB"/>
        </w:rPr>
        <w:t>(Assing et al., 2018)</w:t>
      </w:r>
      <w:r w:rsidRPr="00445A39">
        <w:rPr>
          <w:lang w:eastAsia="en-GB"/>
        </w:rPr>
        <w:fldChar w:fldCharType="end"/>
      </w:r>
      <w:r w:rsidRPr="00445A39">
        <w:rPr>
          <w:lang w:eastAsia="en-GB"/>
        </w:rPr>
        <w:t xml:space="preserve">, Crete </w:t>
      </w:r>
      <w:r w:rsidRPr="00445A39">
        <w:rPr>
          <w:lang w:eastAsia="en-GB"/>
        </w:rPr>
        <w:fldChar w:fldCharType="begin" w:fldLock="1"/>
      </w:r>
      <w:r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Pr="00445A39">
        <w:rPr>
          <w:lang w:eastAsia="en-GB"/>
        </w:rPr>
        <w:fldChar w:fldCharType="separate"/>
      </w:r>
      <w:r w:rsidRPr="00445A39">
        <w:rPr>
          <w:noProof/>
          <w:lang w:eastAsia="en-GB"/>
        </w:rPr>
        <w:t>(Assing, 2013a, 2015b)</w:t>
      </w:r>
      <w:r w:rsidRPr="00445A39">
        <w:rPr>
          <w:lang w:eastAsia="en-GB"/>
        </w:rPr>
        <w:fldChar w:fldCharType="end"/>
      </w:r>
      <w:r w:rsidRPr="00445A39">
        <w:rPr>
          <w:lang w:eastAsia="en-GB"/>
        </w:rPr>
        <w:t xml:space="preserve">, Cyprus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Pr="00445A39">
        <w:rPr>
          <w:lang w:eastAsia="en-GB"/>
        </w:rPr>
        <w:fldChar w:fldCharType="separate"/>
      </w:r>
      <w:r w:rsidRPr="00445A39">
        <w:rPr>
          <w:noProof/>
          <w:lang w:eastAsia="en-GB"/>
        </w:rPr>
        <w:t>(Assing, 2017b, 2017a; Assing and Wunderle, 2001)</w:t>
      </w:r>
      <w:r w:rsidRPr="00445A39">
        <w:rPr>
          <w:lang w:eastAsia="en-GB"/>
        </w:rPr>
        <w:fldChar w:fldCharType="end"/>
      </w:r>
      <w:r w:rsidRPr="00445A39">
        <w:rPr>
          <w:lang w:eastAsia="en-GB"/>
        </w:rPr>
        <w:t xml:space="preserve">, Ikaria </w:t>
      </w:r>
      <w:r w:rsidRPr="00445A39">
        <w:rPr>
          <w:lang w:eastAsia="en-GB"/>
        </w:rPr>
        <w:fldChar w:fldCharType="begin" w:fldLock="1"/>
      </w:r>
      <w:r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Pr="00445A39">
        <w:rPr>
          <w:lang w:eastAsia="en-GB"/>
        </w:rPr>
        <w:fldChar w:fldCharType="separate"/>
      </w:r>
      <w:r w:rsidRPr="00445A39">
        <w:rPr>
          <w:noProof/>
          <w:lang w:eastAsia="en-GB"/>
        </w:rPr>
        <w:t>(Assing, 2017c)</w:t>
      </w:r>
      <w:r w:rsidRPr="00445A39">
        <w:rPr>
          <w:lang w:eastAsia="en-GB"/>
        </w:rPr>
        <w:fldChar w:fldCharType="end"/>
      </w:r>
      <w:r w:rsidRPr="00445A39">
        <w:rPr>
          <w:lang w:eastAsia="en-GB"/>
        </w:rPr>
        <w:t xml:space="preserve">, Karpathos </w:t>
      </w:r>
      <w:r w:rsidRPr="00445A39">
        <w:rPr>
          <w:lang w:eastAsia="en-GB"/>
        </w:rPr>
        <w:fldChar w:fldCharType="begin" w:fldLock="1"/>
      </w:r>
      <w:r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Pr="00445A39">
        <w:rPr>
          <w:lang w:eastAsia="en-GB"/>
        </w:rPr>
        <w:fldChar w:fldCharType="separate"/>
      </w:r>
      <w:r w:rsidRPr="00445A39">
        <w:rPr>
          <w:noProof/>
          <w:lang w:eastAsia="en-GB"/>
        </w:rPr>
        <w:t>(Assing, 2016b)</w:t>
      </w:r>
      <w:r w:rsidRPr="00445A39">
        <w:rPr>
          <w:lang w:eastAsia="en-GB"/>
        </w:rPr>
        <w:fldChar w:fldCharType="end"/>
      </w:r>
      <w:r w:rsidRPr="00445A39">
        <w:rPr>
          <w:lang w:eastAsia="en-GB"/>
        </w:rPr>
        <w:t xml:space="preserve">, Kos </w:t>
      </w:r>
      <w:r w:rsidRPr="00445A39">
        <w:rPr>
          <w:lang w:eastAsia="en-GB"/>
        </w:rPr>
        <w:fldChar w:fldCharType="begin" w:fldLock="1"/>
      </w:r>
      <w:r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Pr="00445A39">
        <w:rPr>
          <w:lang w:eastAsia="en-GB"/>
        </w:rPr>
        <w:fldChar w:fldCharType="separate"/>
      </w:r>
      <w:r w:rsidRPr="00445A39">
        <w:rPr>
          <w:noProof/>
          <w:lang w:eastAsia="en-GB"/>
        </w:rPr>
        <w:t>(Assing, 2017a)</w:t>
      </w:r>
      <w:r w:rsidRPr="00445A39">
        <w:rPr>
          <w:lang w:eastAsia="en-GB"/>
        </w:rPr>
        <w:fldChar w:fldCharType="end"/>
      </w:r>
      <w:r w:rsidRPr="00445A39">
        <w:rPr>
          <w:lang w:eastAsia="en-GB"/>
        </w:rPr>
        <w:t xml:space="preserve">, Lesbos </w:t>
      </w:r>
      <w:r w:rsidRPr="00445A39">
        <w:rPr>
          <w:lang w:eastAsia="en-GB"/>
        </w:rPr>
        <w:fldChar w:fldCharType="begin" w:fldLock="1"/>
      </w:r>
      <w:r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Pr="00445A39">
        <w:rPr>
          <w:lang w:eastAsia="en-GB"/>
        </w:rPr>
        <w:fldChar w:fldCharType="separate"/>
      </w:r>
      <w:r w:rsidRPr="00445A39">
        <w:rPr>
          <w:noProof/>
          <w:lang w:eastAsia="en-GB"/>
        </w:rPr>
        <w:t>(Assing, 2005, 2016a, 2017a)</w:t>
      </w:r>
      <w:r w:rsidRPr="00445A39">
        <w:rPr>
          <w:lang w:eastAsia="en-GB"/>
        </w:rPr>
        <w:fldChar w:fldCharType="end"/>
      </w:r>
      <w:r w:rsidRPr="00445A39">
        <w:rPr>
          <w:lang w:eastAsia="en-GB"/>
        </w:rPr>
        <w:t xml:space="preserve">, Rhodes </w:t>
      </w:r>
      <w:r w:rsidRPr="00445A39">
        <w:rPr>
          <w:lang w:eastAsia="en-GB"/>
        </w:rPr>
        <w:fldChar w:fldCharType="begin" w:fldLock="1"/>
      </w:r>
      <w:r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Pr="00445A39">
        <w:rPr>
          <w:lang w:eastAsia="en-GB"/>
        </w:rPr>
        <w:fldChar w:fldCharType="separate"/>
      </w:r>
      <w:r w:rsidRPr="00445A39">
        <w:rPr>
          <w:noProof/>
          <w:lang w:eastAsia="en-GB"/>
        </w:rPr>
        <w:t>(Assing, 2013b, 2017a)</w:t>
      </w:r>
      <w:r w:rsidRPr="00445A39">
        <w:rPr>
          <w:lang w:eastAsia="en-GB"/>
        </w:rPr>
        <w:fldChar w:fldCharType="end"/>
      </w:r>
      <w:r w:rsidRPr="00445A39">
        <w:rPr>
          <w:lang w:eastAsia="en-GB"/>
        </w:rPr>
        <w:t xml:space="preserve"> and Samos </w:t>
      </w:r>
      <w:r w:rsidRPr="00445A39">
        <w:rPr>
          <w:lang w:eastAsia="en-GB"/>
        </w:rPr>
        <w:fldChar w:fldCharType="begin" w:fldLock="1"/>
      </w:r>
      <w:r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Pr="00445A39">
        <w:rPr>
          <w:lang w:eastAsia="en-GB"/>
        </w:rPr>
        <w:fldChar w:fldCharType="separate"/>
      </w:r>
      <w:r w:rsidRPr="00445A39">
        <w:rPr>
          <w:noProof/>
          <w:lang w:eastAsia="en-GB"/>
        </w:rPr>
        <w:t>(Assing, 2015c, 2016a, 2017a)</w:t>
      </w:r>
      <w:r w:rsidRPr="00445A39">
        <w:rPr>
          <w:lang w:eastAsia="en-GB"/>
        </w:rPr>
        <w:fldChar w:fldCharType="end"/>
      </w:r>
      <w:r>
        <w:rPr>
          <w:lang w:val="en-US" w:eastAsia="en-GB"/>
        </w:rPr>
        <w:t xml:space="preserve">. </w:t>
      </w:r>
      <w:r>
        <w:rPr>
          <w:lang w:val="en-US"/>
        </w:rPr>
        <w:t xml:space="preserve">With over a </w:t>
      </w:r>
      <w:r w:rsidR="00EF0E79">
        <w:rPr>
          <w:lang w:val="en-US"/>
        </w:rPr>
        <w:t xml:space="preserve">thousand </w:t>
      </w:r>
      <w:r>
        <w:rPr>
          <w:lang w:val="en-US"/>
        </w:rPr>
        <w:t xml:space="preserve">islands of the archipelago there are still many </w:t>
      </w:r>
      <w:del w:id="0" w:author="Hans Adam Bøgh Marstrand-Jørgensen" w:date="2020-02-20T22:49:00Z">
        <w:r w:rsidDel="00813C0B">
          <w:rPr>
            <w:lang w:val="en-US"/>
          </w:rPr>
          <w:delText xml:space="preserve">left to be </w:delText>
        </w:r>
      </w:del>
      <w:ins w:id="1" w:author="Hans Adam Bøgh Marstrand-Jørgensen" w:date="2020-02-20T22:49:00Z">
        <w:r w:rsidR="00813C0B">
          <w:rPr>
            <w:lang w:val="en-US"/>
          </w:rPr>
          <w:t xml:space="preserve">targets for </w:t>
        </w:r>
      </w:ins>
      <w:r>
        <w:rPr>
          <w:lang w:val="en-US"/>
        </w:rPr>
        <w:t>explor</w:t>
      </w:r>
      <w:ins w:id="2" w:author="Hans Adam Bøgh Marstrand-Jørgensen" w:date="2020-02-20T22:49:00Z">
        <w:r w:rsidR="00813C0B">
          <w:rPr>
            <w:lang w:val="en-US"/>
          </w:rPr>
          <w:t>ation</w:t>
        </w:r>
      </w:ins>
      <w:del w:id="3" w:author="Hans Adam Bøgh Marstrand-Jørgensen" w:date="2020-02-20T22:49:00Z">
        <w:r w:rsidDel="00813C0B">
          <w:rPr>
            <w:lang w:val="en-US"/>
          </w:rPr>
          <w:delText>ed</w:delText>
        </w:r>
      </w:del>
      <w:r>
        <w:rPr>
          <w:lang w:val="en-US"/>
        </w:rPr>
        <w:t xml:space="preserve">. One such is the Island of Skyros, </w:t>
      </w:r>
      <w:r w:rsidR="00EF0E79">
        <w:rPr>
          <w:lang w:val="en-US"/>
        </w:rPr>
        <w:t>part of</w:t>
      </w:r>
      <w:r>
        <w:rPr>
          <w:lang w:val="en-US"/>
        </w:rPr>
        <w:t xml:space="preserve"> the </w:t>
      </w:r>
      <w:proofErr w:type="spellStart"/>
      <w:r>
        <w:rPr>
          <w:lang w:val="en-US"/>
        </w:rPr>
        <w:t>Thellesian</w:t>
      </w:r>
      <w:proofErr w:type="spellEnd"/>
      <w:r>
        <w:rPr>
          <w:lang w:val="en-US"/>
        </w:rPr>
        <w:t xml:space="preserve"> Sporades in the western Aegean Sea. </w:t>
      </w:r>
    </w:p>
    <w:p w14:paraId="7ED91EA8" w14:textId="46ECE106" w:rsidR="00EF0E79" w:rsidRDefault="00EF0E79" w:rsidP="00EB0AAE">
      <w:pPr>
        <w:spacing w:line="360" w:lineRule="auto"/>
        <w:rPr>
          <w:lang w:val="en-US"/>
        </w:rPr>
      </w:pPr>
      <w:r>
        <w:rPr>
          <w:lang w:val="en-US"/>
        </w:rPr>
        <w:t>W</w:t>
      </w:r>
      <w:r w:rsidR="003B6135">
        <w:rPr>
          <w:lang w:val="en-US"/>
        </w:rPr>
        <w:t>ith an area of approximately 209</w:t>
      </w:r>
      <w:r w:rsidR="003B6135" w:rsidRPr="003B6135">
        <w:rPr>
          <w:lang w:eastAsia="en-GB"/>
        </w:rPr>
        <w:t xml:space="preserve"> </w:t>
      </w:r>
      <w:r w:rsidR="003B6135" w:rsidRPr="00445A39">
        <w:rPr>
          <w:lang w:eastAsia="en-GB"/>
        </w:rPr>
        <w:t>km</w:t>
      </w:r>
      <w:r w:rsidR="003B6135" w:rsidRPr="00445A39">
        <w:rPr>
          <w:sz w:val="20"/>
          <w:szCs w:val="20"/>
          <w:vertAlign w:val="superscript"/>
          <w:lang w:eastAsia="en-GB"/>
        </w:rPr>
        <w:t>2</w:t>
      </w:r>
      <w:r w:rsidR="003B6135">
        <w:rPr>
          <w:lang w:val="en-US"/>
        </w:rPr>
        <w:t xml:space="preserve"> </w:t>
      </w:r>
      <w:r>
        <w:rPr>
          <w:lang w:val="en-US"/>
        </w:rPr>
        <w:t xml:space="preserve">Skyros Island is </w:t>
      </w:r>
      <w:r w:rsidR="003B6135">
        <w:rPr>
          <w:lang w:val="en-US"/>
        </w:rPr>
        <w:t xml:space="preserve">the largest of the </w:t>
      </w:r>
      <w:proofErr w:type="spellStart"/>
      <w:r w:rsidR="003B6135">
        <w:rPr>
          <w:lang w:val="en-US"/>
        </w:rPr>
        <w:t>Thellesian</w:t>
      </w:r>
      <w:proofErr w:type="spellEnd"/>
      <w:r w:rsidR="003B6135">
        <w:rPr>
          <w:lang w:val="en-US"/>
        </w:rPr>
        <w:t xml:space="preserve"> Sporades</w:t>
      </w:r>
      <w:r>
        <w:rPr>
          <w:lang w:val="en-US"/>
        </w:rPr>
        <w:t>,</w:t>
      </w:r>
      <w:r w:rsidR="003B6135">
        <w:rPr>
          <w:lang w:val="en-US"/>
        </w:rPr>
        <w:t xml:space="preserve"> situated in the western </w:t>
      </w:r>
      <w:r w:rsidR="00B373A8">
        <w:rPr>
          <w:lang w:val="en-US"/>
        </w:rPr>
        <w:t>Aegean Sea</w:t>
      </w:r>
      <w:r w:rsidR="003B6135">
        <w:rPr>
          <w:lang w:val="en-US"/>
        </w:rPr>
        <w:t>, quite isolated from other islands</w:t>
      </w:r>
      <w:r>
        <w:rPr>
          <w:lang w:val="en-US"/>
        </w:rPr>
        <w:t xml:space="preserve">. Neglecting a </w:t>
      </w:r>
      <w:del w:id="4" w:author="Hans Adam Bøgh Marstrand-Jørgensen" w:date="2020-02-20T22:49:00Z">
        <w:r w:rsidDel="00F45127">
          <w:rPr>
            <w:lang w:val="en-US"/>
          </w:rPr>
          <w:delText>number</w:delText>
        </w:r>
      </w:del>
      <w:ins w:id="5" w:author="Hans Adam Bøgh Marstrand-Jørgensen" w:date="2020-02-20T22:49:00Z">
        <w:r w:rsidR="00F45127">
          <w:rPr>
            <w:lang w:val="en-US"/>
          </w:rPr>
          <w:t>number of</w:t>
        </w:r>
      </w:ins>
      <w:r>
        <w:rPr>
          <w:lang w:val="en-US"/>
        </w:rPr>
        <w:t xml:space="preserve"> smaller islands, the closest larger landmass is the large island</w:t>
      </w:r>
      <w:r w:rsidR="003B6135">
        <w:rPr>
          <w:lang w:val="en-US"/>
        </w:rPr>
        <w:t xml:space="preserve"> </w:t>
      </w:r>
      <w:r>
        <w:rPr>
          <w:lang w:val="en-US"/>
        </w:rPr>
        <w:t xml:space="preserve">of </w:t>
      </w:r>
      <w:r w:rsidR="003B6135">
        <w:rPr>
          <w:lang w:val="en-US"/>
        </w:rPr>
        <w:t>Euboea 40 km away</w:t>
      </w:r>
      <w:r w:rsidR="007527AD">
        <w:rPr>
          <w:lang w:val="en-US"/>
        </w:rPr>
        <w:t xml:space="preserve">, which </w:t>
      </w:r>
      <w:r>
        <w:rPr>
          <w:lang w:val="en-US"/>
        </w:rPr>
        <w:t>only separated by the mainland by a small strait</w:t>
      </w:r>
      <w:r w:rsidR="003B6135">
        <w:rPr>
          <w:lang w:val="en-US"/>
        </w:rPr>
        <w:t xml:space="preserve">. </w:t>
      </w:r>
      <w:r>
        <w:rPr>
          <w:lang w:val="en-US"/>
        </w:rPr>
        <w:t xml:space="preserve">Most of the rest of the </w:t>
      </w:r>
      <w:proofErr w:type="spellStart"/>
      <w:r>
        <w:rPr>
          <w:lang w:val="en-US"/>
        </w:rPr>
        <w:t>Thellasian</w:t>
      </w:r>
      <w:proofErr w:type="spellEnd"/>
      <w:r>
        <w:rPr>
          <w:lang w:val="en-US"/>
        </w:rPr>
        <w:t xml:space="preserve"> Sporades islands are found roughly </w:t>
      </w:r>
      <w:r w:rsidR="003B6135">
        <w:rPr>
          <w:lang w:val="en-US"/>
        </w:rPr>
        <w:t xml:space="preserve">50 km </w:t>
      </w:r>
      <w:r>
        <w:rPr>
          <w:lang w:val="en-US"/>
        </w:rPr>
        <w:t>to the North of Skyros</w:t>
      </w:r>
      <w:r w:rsidR="003B6135">
        <w:rPr>
          <w:lang w:val="en-US"/>
        </w:rPr>
        <w:t xml:space="preserve">. </w:t>
      </w:r>
      <w:r>
        <w:rPr>
          <w:lang w:val="en-US"/>
        </w:rPr>
        <w:t xml:space="preserve">Skyros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of the island, while Mount Olympus is quite a bit lower at 402 in the north-western part. </w:t>
      </w:r>
      <w:r w:rsidR="00D93FE8">
        <w:rPr>
          <w:lang w:val="en-US"/>
        </w:rPr>
        <w:t xml:space="preserve">The </w:t>
      </w:r>
      <w:r>
        <w:rPr>
          <w:lang w:val="en-US"/>
        </w:rPr>
        <w:t xml:space="preserve">north-western part </w:t>
      </w:r>
      <w:r w:rsidR="00D93FE8">
        <w:rPr>
          <w:lang w:val="en-US"/>
        </w:rPr>
        <w:t>is</w:t>
      </w:r>
      <w:r>
        <w:rPr>
          <w:lang w:val="en-US"/>
        </w:rPr>
        <w:t xml:space="preserve"> covered in</w:t>
      </w:r>
      <w:r w:rsidR="00D93FE8">
        <w:rPr>
          <w:lang w:val="en-US"/>
        </w:rPr>
        <w:t xml:space="preserve"> a mix of</w:t>
      </w:r>
      <w:r>
        <w:rPr>
          <w:lang w:val="en-US"/>
        </w:rPr>
        <w:t xml:space="preserve"> coniferous forests</w:t>
      </w:r>
      <w:r w:rsidR="00D93FE8">
        <w:rPr>
          <w:lang w:val="en-US"/>
        </w:rPr>
        <w:t xml:space="preserve"> of mainly</w:t>
      </w:r>
      <w:r>
        <w:rPr>
          <w:lang w:val="en-US"/>
        </w:rPr>
        <w:t xml:space="preserve"> </w:t>
      </w:r>
      <w:r w:rsidRPr="00806834">
        <w:rPr>
          <w:i/>
          <w:lang w:val="en-US"/>
        </w:rPr>
        <w:t xml:space="preserve">Pinus </w:t>
      </w:r>
      <w:proofErr w:type="spellStart"/>
      <w:r w:rsidRPr="00806834">
        <w:rPr>
          <w:i/>
          <w:lang w:val="en-US"/>
        </w:rPr>
        <w:t>halepensis</w:t>
      </w:r>
      <w:proofErr w:type="spellEnd"/>
      <w:r>
        <w:rPr>
          <w:lang w:val="en-US"/>
        </w:rPr>
        <w:t xml:space="preserve">, </w:t>
      </w:r>
      <w:proofErr w:type="spellStart"/>
      <w:r w:rsidRPr="007D1028">
        <w:rPr>
          <w:lang w:val="en-US"/>
        </w:rPr>
        <w:t>maquis</w:t>
      </w:r>
      <w:proofErr w:type="spellEnd"/>
      <w:r w:rsidRPr="007D1028">
        <w:rPr>
          <w:lang w:val="en-US"/>
        </w:rPr>
        <w:t xml:space="preserve"> with </w:t>
      </w:r>
      <w:proofErr w:type="spellStart"/>
      <w:r w:rsidRPr="00A11375">
        <w:rPr>
          <w:i/>
          <w:lang w:val="en-US"/>
        </w:rPr>
        <w:t>Juniperus</w:t>
      </w:r>
      <w:proofErr w:type="spellEnd"/>
      <w:r w:rsidRPr="00A11375">
        <w:rPr>
          <w:i/>
          <w:lang w:val="en-US"/>
        </w:rPr>
        <w:t xml:space="preserve"> </w:t>
      </w:r>
      <w:proofErr w:type="spellStart"/>
      <w:r w:rsidRPr="00A11375">
        <w:rPr>
          <w:i/>
          <w:lang w:val="en-US"/>
        </w:rPr>
        <w:t>phoenicea</w:t>
      </w:r>
      <w:proofErr w:type="spellEnd"/>
      <w:r w:rsidRPr="007D1028">
        <w:rPr>
          <w:lang w:val="en-US"/>
        </w:rPr>
        <w:t>,</w:t>
      </w:r>
      <w:r>
        <w:rPr>
          <w:lang w:val="en-US"/>
        </w:rPr>
        <w:t xml:space="preserve"> and is generally covered in </w:t>
      </w:r>
      <w:commentRangeStart w:id="6"/>
      <w:del w:id="7" w:author="Hans Adam Bøgh Marstrand-Jørgensen" w:date="2020-02-20T22:04:00Z">
        <w:r w:rsidDel="00A11375">
          <w:rPr>
            <w:lang w:val="en-US"/>
          </w:rPr>
          <w:delText>lush</w:delText>
        </w:r>
      </w:del>
      <w:ins w:id="8" w:author="Hans Adam Bøgh Marstrand-Jørgensen" w:date="2020-02-20T22:04:00Z">
        <w:r w:rsidR="00A11375">
          <w:rPr>
            <w:lang w:val="en-US"/>
          </w:rPr>
          <w:t>abundant</w:t>
        </w:r>
      </w:ins>
      <w:r>
        <w:rPr>
          <w:lang w:val="en-US"/>
        </w:rPr>
        <w:t xml:space="preserve">, green </w:t>
      </w:r>
      <w:commentRangeEnd w:id="6"/>
      <w:r w:rsidR="00D93FE8">
        <w:rPr>
          <w:rStyle w:val="CommentReference"/>
        </w:rPr>
        <w:commentReference w:id="6"/>
      </w:r>
      <w:r>
        <w:rPr>
          <w:lang w:val="en-US"/>
        </w:rPr>
        <w:t xml:space="preserve">vegetation. The south-eastern part </w:t>
      </w:r>
      <w:r w:rsidR="00D93FE8">
        <w:rPr>
          <w:lang w:val="en-US"/>
        </w:rPr>
        <w:t>is dominated by</w:t>
      </w:r>
      <w:r>
        <w:rPr>
          <w:lang w:val="en-US"/>
        </w:rPr>
        <w:t xml:space="preserve"> dry, spiny phrygana an </w:t>
      </w:r>
      <w:proofErr w:type="spellStart"/>
      <w:r>
        <w:rPr>
          <w:lang w:val="en-US"/>
        </w:rPr>
        <w:t>maquis</w:t>
      </w:r>
      <w:proofErr w:type="spellEnd"/>
      <w:r>
        <w:rPr>
          <w:lang w:val="en-US"/>
        </w:rPr>
        <w:t xml:space="preserve"> containing </w:t>
      </w:r>
      <w:r w:rsidRPr="00806834">
        <w:rPr>
          <w:i/>
          <w:lang w:val="en-US"/>
        </w:rPr>
        <w:t xml:space="preserve">Quercus </w:t>
      </w:r>
      <w:proofErr w:type="spellStart"/>
      <w:r w:rsidRPr="00806834">
        <w:rPr>
          <w:i/>
          <w:lang w:val="en-US"/>
        </w:rPr>
        <w:t>c</w:t>
      </w:r>
      <w:r>
        <w:rPr>
          <w:i/>
          <w:lang w:val="en-US"/>
        </w:rPr>
        <w:t>o</w:t>
      </w:r>
      <w:r w:rsidRPr="00806834">
        <w:rPr>
          <w:i/>
          <w:lang w:val="en-US"/>
        </w:rPr>
        <w:t>ccifera</w:t>
      </w:r>
      <w:proofErr w:type="spellEnd"/>
      <w:r w:rsidRPr="00806834">
        <w:rPr>
          <w:i/>
          <w:lang w:val="en-US"/>
        </w:rPr>
        <w:t>,</w:t>
      </w:r>
      <w:r>
        <w:rPr>
          <w:lang w:val="en-US"/>
        </w:rPr>
        <w:t xml:space="preserve"> </w:t>
      </w:r>
      <w:r w:rsidRPr="00806834">
        <w:rPr>
          <w:i/>
          <w:lang w:val="en-US"/>
        </w:rPr>
        <w:t>Quercus ilex</w:t>
      </w:r>
      <w:r>
        <w:rPr>
          <w:lang w:val="en-US"/>
        </w:rPr>
        <w:t xml:space="preserve"> and </w:t>
      </w:r>
      <w:r w:rsidRPr="00806834">
        <w:rPr>
          <w:i/>
          <w:lang w:val="en-US"/>
        </w:rPr>
        <w:t xml:space="preserve">Acer </w:t>
      </w:r>
      <w:proofErr w:type="spellStart"/>
      <w:r w:rsidRPr="00806834">
        <w:rPr>
          <w:i/>
          <w:lang w:val="en-US"/>
        </w:rPr>
        <w:t>sempervires</w:t>
      </w:r>
      <w:proofErr w:type="spellEnd"/>
      <w:ins w:id="9" w:author="Hans Adam Bøgh Marstrand-Jørgensen" w:date="2020-02-20T22:16:00Z">
        <w:r w:rsidR="00A229AD">
          <w:rPr>
            <w:i/>
            <w:lang w:val="en-US"/>
          </w:rPr>
          <w:fldChar w:fldCharType="begin" w:fldLock="1"/>
        </w:r>
      </w:ins>
      <w:r w:rsidR="00A229AD">
        <w:rPr>
          <w:i/>
          <w:lang w:val="en-US"/>
        </w:rPr>
        <w:instrText>ADDIN CSL_CITATION {"citationItems":[{"id":"ITEM-1","itemData":{"author":[{"dropping-particle":"","family":"Vrahnakis","given":"Mike","non-dropping-particle":"","parse-names":false,"suffix":""},{"dropping-particle":"","family":"Fotiadis","given":"George","non-dropping-particle":"","parse-names":false,"suffix":""},{"dropping-particle":"","family":"Kazoglou","given":"Yannis","non-dropping-particle":"","parse-names":false,"suffix":""}],"id":"ITEM-1","issue":"March","issued":{"date-parts":[["2012"]]},"page":"9-10","title":"Skyros : a very “ dry grassland ” Greek island","type":"article-journal","volume":"14"},"uris":["http://www.mendeley.com/documents/?uuid=eef66117-10b5-4cb2-808f-7dd1336ea630"]}],"mendeley":{"formattedCitation":"(Vrahnakis et al., 2012)","plainTextFormattedCitation":"(Vrahnakis et al., 2012)","previouslyFormattedCitation":"(Vrahnakis et al., 2012)"},"properties":{"noteIndex":0},"schema":"https://github.com/citation-style-language/schema/raw/master/csl-citation.json"}</w:instrText>
      </w:r>
      <w:r w:rsidR="00A229AD">
        <w:rPr>
          <w:i/>
          <w:lang w:val="en-US"/>
        </w:rPr>
        <w:fldChar w:fldCharType="separate"/>
      </w:r>
      <w:r w:rsidR="00A229AD" w:rsidRPr="00A229AD">
        <w:rPr>
          <w:noProof/>
          <w:lang w:val="en-US"/>
        </w:rPr>
        <w:t>(Vrahnakis et al., 2012)</w:t>
      </w:r>
      <w:ins w:id="10" w:author="Hans Adam Bøgh Marstrand-Jørgensen" w:date="2020-02-20T22:16:00Z">
        <w:r w:rsidR="00A229AD">
          <w:rPr>
            <w:i/>
            <w:lang w:val="en-US"/>
          </w:rPr>
          <w:fldChar w:fldCharType="end"/>
        </w:r>
      </w:ins>
      <w:r>
        <w:rPr>
          <w:lang w:val="en-US"/>
        </w:rPr>
        <w:t xml:space="preserve">. </w:t>
      </w:r>
      <w:r w:rsidR="00D93FE8">
        <w:rPr>
          <w:lang w:val="en-US"/>
        </w:rPr>
        <w:t xml:space="preserve">At higher altitudes this is replaced by rocky bare ground, with very little vegetation. The coast is a mix between rocky cliffs and </w:t>
      </w:r>
      <w:r>
        <w:rPr>
          <w:lang w:val="en-US"/>
        </w:rPr>
        <w:t xml:space="preserve">beaches with </w:t>
      </w:r>
      <w:r w:rsidR="00D93FE8">
        <w:rPr>
          <w:lang w:val="en-US"/>
        </w:rPr>
        <w:t>good amounts of</w:t>
      </w:r>
      <w:r>
        <w:rPr>
          <w:lang w:val="en-US"/>
        </w:rPr>
        <w:t xml:space="preserve"> </w:t>
      </w:r>
      <w:r w:rsidR="00D93FE8">
        <w:rPr>
          <w:lang w:val="en-US"/>
        </w:rPr>
        <w:t xml:space="preserve">coastal debris. </w:t>
      </w:r>
      <w:r>
        <w:rPr>
          <w:lang w:val="en-US"/>
        </w:rPr>
        <w:t xml:space="preserve">The whole island shows signs of extensive grazing by the goats, with </w:t>
      </w:r>
      <w:r w:rsidR="0041205F">
        <w:rPr>
          <w:lang w:val="en-US"/>
        </w:rPr>
        <w:t xml:space="preserve">the </w:t>
      </w:r>
      <w:r>
        <w:rPr>
          <w:lang w:val="en-US"/>
        </w:rPr>
        <w:t xml:space="preserve">large </w:t>
      </w:r>
      <w:r w:rsidR="00D93FE8">
        <w:rPr>
          <w:lang w:val="en-US"/>
        </w:rPr>
        <w:t>herds</w:t>
      </w:r>
      <w:r>
        <w:rPr>
          <w:lang w:val="en-US"/>
        </w:rPr>
        <w:t xml:space="preserve"> </w:t>
      </w:r>
      <w:r w:rsidR="0041205F">
        <w:rPr>
          <w:lang w:val="en-US"/>
        </w:rPr>
        <w:t>being</w:t>
      </w:r>
      <w:r>
        <w:rPr>
          <w:lang w:val="en-US"/>
        </w:rPr>
        <w:t xml:space="preserve"> in the south-eastern part. </w:t>
      </w:r>
      <w:r w:rsidR="00D93FE8">
        <w:rPr>
          <w:lang w:val="en-US"/>
        </w:rPr>
        <w:t xml:space="preserve">On the southern part of the island there is </w:t>
      </w:r>
      <w:r w:rsidR="0041205F">
        <w:rPr>
          <w:lang w:val="en-US"/>
        </w:rPr>
        <w:t>additionally</w:t>
      </w:r>
      <w:r w:rsidR="00D93FE8">
        <w:rPr>
          <w:lang w:val="en-US"/>
        </w:rPr>
        <w:t xml:space="preserve"> a population of </w:t>
      </w:r>
      <w:r>
        <w:rPr>
          <w:lang w:val="en-US"/>
        </w:rPr>
        <w:t>wild horses</w:t>
      </w:r>
      <w:ins w:id="11" w:author="Hans Adam Bøgh Marstrand-Jørgensen" w:date="2020-02-20T22:20:00Z">
        <w:r w:rsidR="00A229AD">
          <w:rPr>
            <w:lang w:val="en-US"/>
          </w:rPr>
          <w:fldChar w:fldCharType="begin" w:fldLock="1"/>
        </w:r>
      </w:ins>
      <w:r w:rsidR="00A229AD">
        <w:rPr>
          <w:lang w:val="en-US"/>
        </w:rPr>
        <w:instrText>ADDIN CSL_CITATION {"citationItems":[{"id":"ITEM-1","itemData":{"author":[{"dropping-particle":"","family":"Fotiadis","given":"G","non-dropping-particle":"","parse-names":false,"suffix":""},{"dropping-particle":"","family":"Vrahnakis","given":"M.S.","non-dropping-particle":"","parse-names":false,"suffix":""}],"id":"ITEM-1","issued":{"date-parts":[["2012"]]},"title":"Action Plan for Agropastoral Ecosystems. Final Report. A project run under the framework of Acion Α2. Agropastoral Action Plan. LIFE09NAT/GR/000323 - “Demonstration of the Biodiversity Action Planning approach, to benefit local biodiversity on an Aegean i","type":"report"},"uris":["http://www.mendeley.com/documents/?uuid=d9965e25-8bd7-48f5-ae62-190eb583c463"]}],"mendeley":{"formattedCitation":"(Fotiadis and Vrahnakis, 2012)","plainTextFormattedCitation":"(Fotiadis and Vrahnakis, 2012)","previouslyFormattedCitation":"(Fotiadis and Vrahnakis, 2012)"},"properties":{"noteIndex":0},"schema":"https://github.com/citation-style-language/schema/raw/master/csl-citation.json"}</w:instrText>
      </w:r>
      <w:r w:rsidR="00A229AD">
        <w:rPr>
          <w:lang w:val="en-US"/>
        </w:rPr>
        <w:fldChar w:fldCharType="separate"/>
      </w:r>
      <w:r w:rsidR="00A229AD" w:rsidRPr="00A229AD">
        <w:rPr>
          <w:noProof/>
          <w:lang w:val="en-US"/>
        </w:rPr>
        <w:t>(Fotiadis and Vrahnakis, 2012)</w:t>
      </w:r>
      <w:ins w:id="12" w:author="Hans Adam Bøgh Marstrand-Jørgensen" w:date="2020-02-20T22:20:00Z">
        <w:r w:rsidR="00A229AD">
          <w:rPr>
            <w:lang w:val="en-US"/>
          </w:rPr>
          <w:fldChar w:fldCharType="end"/>
        </w:r>
      </w:ins>
      <w:r>
        <w:rPr>
          <w:lang w:val="en-US"/>
        </w:rPr>
        <w:t>.</w:t>
      </w:r>
      <w:r w:rsidR="00D93FE8" w:rsidRPr="00D93FE8">
        <w:rPr>
          <w:lang w:val="en-US"/>
        </w:rPr>
        <w:t xml:space="preserve"> </w:t>
      </w:r>
      <w:r w:rsidR="00D93FE8">
        <w:rPr>
          <w:lang w:val="en-US"/>
        </w:rPr>
        <w:t xml:space="preserve">The south-eastern part is largely uninhabited with only few permanent structures to be found, while the northern part contains the main city of the island as </w:t>
      </w:r>
      <w:commentRangeStart w:id="13"/>
      <w:r w:rsidR="00D93FE8">
        <w:rPr>
          <w:lang w:val="en-US"/>
        </w:rPr>
        <w:t>well as other, smaller settlements.</w:t>
      </w:r>
      <w:commentRangeEnd w:id="13"/>
      <w:r w:rsidR="0041205F">
        <w:rPr>
          <w:rStyle w:val="CommentReference"/>
        </w:rPr>
        <w:commentReference w:id="13"/>
      </w:r>
    </w:p>
    <w:p w14:paraId="09E2A679" w14:textId="09C9CE0F" w:rsidR="003B6135" w:rsidRPr="00B373A8" w:rsidRDefault="00B373A8" w:rsidP="00EB0AAE">
      <w:pPr>
        <w:spacing w:line="360" w:lineRule="auto"/>
      </w:pPr>
      <w:r>
        <w:rPr>
          <w:lang w:val="en-US"/>
        </w:rPr>
        <w:t>Staphylinidae, commonly known as rove beetles, are an extremely diverse group of beetles with more than 60.000 species currently known</w:t>
      </w:r>
      <w:r w:rsidRPr="00B373A8">
        <w:t xml:space="preserve"> </w:t>
      </w:r>
      <w:del w:id="14" w:author="Hans Adam Bøgh Marstrand-Jørgensen" w:date="2020-02-20T22:21:00Z">
        <w:r w:rsidRPr="00B373A8" w:rsidDel="00A229AD">
          <w:rPr>
            <w:lang w:val="en-US"/>
          </w:rPr>
          <w:delText>(</w:delText>
        </w:r>
      </w:del>
      <w:ins w:id="15" w:author="Hans Adam Bøgh Marstrand-Jørgensen" w:date="2020-02-20T22:21:00Z">
        <w:r w:rsidR="00A229AD">
          <w:rPr>
            <w:lang w:val="en-US"/>
          </w:rPr>
          <w:fldChar w:fldCharType="begin" w:fldLock="1"/>
        </w:r>
      </w:ins>
      <w:r w:rsidR="00A229AD">
        <w:rPr>
          <w:lang w:val="en-US"/>
        </w:rPr>
        <w:instrText>ADDIN CSL_CITATION {"citationItems":[{"id":"ITEM-1","itemData":{"DOI":"10.1111/j.1096-0031.2012.00433.x","ISSN":"07483007","abstract":"Description of the Early Cretaceous (Yixian Formation, China) fauna of Staphylininae and Paederinae rove beetles, and a rigorous (maximum parsimony, maximum likelihood and Bayesian inference) phylogenetic analysis of both extinct and extant taxa resulted in the following discoveries: a stem lineage sister to Staphylininae + Paederinae; a new tribe for Staphylininae, Thayeralinini trib. n.; several extinct species of the extant tribe Arrowinini; extinct basal lineages of the extant tribe Staphylinini; two stem genera of the “Xantholinine-lineage” (Staphylininae); and recovery of Mesostaphylinus in Paederinae with several new species. It is demonstrated that by the Early Cretaceous, Paederinae and Staphylininae were already diversified into groups, some of which now represent extant tribes but not the branches dominating in the modern biota. While the study of the Early Cretaceous rove beetle fauna pushes the estimated divergence time between Paederinae and Staphylininae down into the Jurassic, it also suggests that presently hyperdiverse groups of Staphylininae originated some time later than the Early Cretaceous. In addition to one new tribe, five new genera (Paleothius, Cretoprosopus, Thayeralinus, Paleowinus and Durothorax) and 17 new species are described in Staphylininae, and three new species of Mesostaphylinus are described in Paederinae. Mesostaphylinus fraternus (incertae sedis) is moved to the genus Thayeralinus (Staphylininae).","author":[{"dropping-particle":"","family":"Solodovnikov","given":"Alexey","non-dropping-particle":"","parse-names":false,"suffix":""},{"dropping-particle":"","family":"Yue","given":"Yanli","non-dropping-particle":"","parse-names":false,"suffix":""},{"dropping-particle":"","family":"Tarasov","given":"Sergey","non-dropping-particle":"","parse-names":false,"suffix":""},{"dropping-particle":"","family":"Ren","given":"Dong","non-dropping-particle":"","parse-names":false,"suffix":""}],"container-title":"Cladistics","id":"ITEM-1","issue":"4","issued":{"date-parts":[["2013"]]},"page":"360-403","title":"Extinct and extant rove beetles meet in the matrix: Early cretaceous fossils shed light on the evolution of a hyperdiverse insect lineage (Coleoptera: Staphylinidae: Staphylininae)","type":"article-journal","volume":"29"},"uris":["http://www.mendeley.com/documents/?uuid=af51436d-f85e-48ba-994d-bdbe52c2a2c3"]}],"mendeley":{"formattedCitation":"(Solodovnikov et al., 2013)","plainTextFormattedCitation":"(Solodovnikov et al., 2013)","previouslyFormattedCitation":"(Solodovnikov et al., 2013)"},"properties":{"noteIndex":0},"schema":"https://github.com/citation-style-language/schema/raw/master/csl-citation.json"}</w:instrText>
      </w:r>
      <w:r w:rsidR="00A229AD">
        <w:rPr>
          <w:lang w:val="en-US"/>
        </w:rPr>
        <w:fldChar w:fldCharType="separate"/>
      </w:r>
      <w:r w:rsidR="00A229AD" w:rsidRPr="00A229AD">
        <w:rPr>
          <w:noProof/>
          <w:lang w:val="en-US"/>
        </w:rPr>
        <w:t>(Solodovnikov et al., 2013)</w:t>
      </w:r>
      <w:ins w:id="16" w:author="Hans Adam Bøgh Marstrand-Jørgensen" w:date="2020-02-20T22:21:00Z">
        <w:r w:rsidR="00A229AD">
          <w:rPr>
            <w:lang w:val="en-US"/>
          </w:rPr>
          <w:fldChar w:fldCharType="end"/>
        </w:r>
      </w:ins>
      <w:del w:id="17" w:author="Hans Adam Bøgh Marstrand-Jørgensen" w:date="2020-02-20T22:21:00Z">
        <w:r w:rsidRPr="00B373A8" w:rsidDel="00A229AD">
          <w:rPr>
            <w:lang w:val="en-US"/>
          </w:rPr>
          <w:delText>Solodovnikov et al., 2013)</w:delText>
        </w:r>
      </w:del>
      <w:r w:rsidRPr="00B373A8">
        <w:rPr>
          <w:lang w:val="en-US"/>
        </w:rPr>
        <w:t xml:space="preserve">. They are very diverse in their ecological preference as well as their feeding habits and are found in almost all habitats across Earth </w:t>
      </w:r>
      <w:ins w:id="18" w:author="Hans Adam Bøgh Marstrand-Jørgensen" w:date="2020-02-20T22:22:00Z">
        <w:r w:rsidR="00970051">
          <w:rPr>
            <w:lang w:val="en-US"/>
          </w:rPr>
          <w:fldChar w:fldCharType="begin" w:fldLock="1"/>
        </w:r>
      </w:ins>
      <w:r w:rsidR="001C1B71">
        <w:rPr>
          <w:lang w:val="en-US"/>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970051">
        <w:rPr>
          <w:lang w:val="en-US"/>
        </w:rPr>
        <w:fldChar w:fldCharType="separate"/>
      </w:r>
      <w:r w:rsidR="00970051" w:rsidRPr="00970051">
        <w:rPr>
          <w:noProof/>
          <w:lang w:val="en-US"/>
        </w:rPr>
        <w:t>(Thayer, 2016)</w:t>
      </w:r>
      <w:ins w:id="19" w:author="Hans Adam Bøgh Marstrand-Jørgensen" w:date="2020-02-20T22:22:00Z">
        <w:r w:rsidR="00970051">
          <w:rPr>
            <w:lang w:val="en-US"/>
          </w:rPr>
          <w:fldChar w:fldCharType="end"/>
        </w:r>
      </w:ins>
      <w:del w:id="20" w:author="Hans Adam Bøgh Marstrand-Jørgensen" w:date="2020-02-20T22:22:00Z">
        <w:r w:rsidRPr="00B373A8" w:rsidDel="00970051">
          <w:rPr>
            <w:lang w:val="en-US"/>
          </w:rPr>
          <w:delText>(Thayer, 2016)</w:delText>
        </w:r>
      </w:del>
      <w:r w:rsidRPr="00B373A8">
        <w:rPr>
          <w:lang w:val="en-US"/>
        </w:rPr>
        <w:t>.</w:t>
      </w:r>
      <w:ins w:id="21" w:author="Hans Adam Bøgh Marstrand-Jørgensen" w:date="2020-02-20T22:43:00Z">
        <w:r w:rsidR="001C1B71">
          <w:rPr>
            <w:lang w:val="en-US"/>
          </w:rPr>
          <w:t xml:space="preserve"> A </w:t>
        </w:r>
      </w:ins>
      <w:ins w:id="22" w:author="Hans Adam Bøgh Marstrand-Jørgensen" w:date="2020-02-20T22:44:00Z">
        <w:r w:rsidR="001C1B71">
          <w:rPr>
            <w:lang w:val="en-US"/>
          </w:rPr>
          <w:t xml:space="preserve">recent study of the rove beetles of </w:t>
        </w:r>
        <w:proofErr w:type="spellStart"/>
        <w:r w:rsidR="001C1B71">
          <w:rPr>
            <w:lang w:val="en-US"/>
          </w:rPr>
          <w:t>Læsø</w:t>
        </w:r>
        <w:proofErr w:type="spellEnd"/>
        <w:r w:rsidR="001C1B71">
          <w:rPr>
            <w:lang w:val="en-US"/>
          </w:rPr>
          <w:t xml:space="preserve">, a </w:t>
        </w:r>
        <w:proofErr w:type="spellStart"/>
        <w:r w:rsidR="001C1B71">
          <w:rPr>
            <w:lang w:val="en-US"/>
          </w:rPr>
          <w:t>danish</w:t>
        </w:r>
        <w:proofErr w:type="spellEnd"/>
        <w:r w:rsidR="001C1B71">
          <w:rPr>
            <w:lang w:val="en-US"/>
          </w:rPr>
          <w:t xml:space="preserve"> island, shows this rather well </w:t>
        </w:r>
      </w:ins>
      <w:ins w:id="23" w:author="Hans Adam Bøgh Marstrand-Jørgensen" w:date="2020-02-20T22:45:00Z">
        <w:r w:rsidR="001C1B71">
          <w:rPr>
            <w:lang w:val="en-US"/>
          </w:rPr>
          <w:t>as they found rove beetles In a wide variety of macro- and microhabitats ranging from freshwater to grasslands</w:t>
        </w:r>
      </w:ins>
      <w:ins w:id="24" w:author="Hans Adam Bøgh Marstrand-Jørgensen" w:date="2020-02-20T22:47:00Z">
        <w:r w:rsidR="001C1B71">
          <w:rPr>
            <w:lang w:val="en-US"/>
          </w:rPr>
          <w:t>, ants nests to dung</w:t>
        </w:r>
        <w:r w:rsidR="001C1B71">
          <w:rPr>
            <w:lang w:val="en-US"/>
          </w:rPr>
          <w:fldChar w:fldCharType="begin" w:fldLock="1"/>
        </w:r>
      </w:ins>
      <w:r w:rsidR="001C1B71">
        <w:rPr>
          <w:lang w:val="en-US"/>
        </w:rPr>
        <w:instrText>ADDIN CSL_CITATION {"citationItems":[{"id":"ITEM-1","itemData":{"DOI":"10.14411/eje.2018.025","ISSN":"18028829","abstract":"ISSN (online): 1802-8829 http://www.eje.cz for regions that include both large areas of mainland and islands, i.e. where inhospitable sea barriers clearly parti-tion a study area into a number of units. The North Euro-pean beetle (Coleoptera) fauna is highly suitable for such studies. It is rich in species and regarded as one of the best known in the world. It provides ecological information on thousands of species distributed across diverse landscapes on the mainland and many islands. Here we focus on a subset of this fauna delimited by the family of rove beetles (Staphylinidae) (Fig. 1) inhabit-ing the Danish island Laesø and the surrounding mainland areas of Denmark and southern Sweden (Fig. 2). Rove beetles are a good model group for exploring interactions between species and their environment, because they occur in just about every terrestrial habitat, populate diverse mi-crohabitats and display a wide range of morphological and biological adaptations (Thayer, 2016). Laesø was chosen because it is a young oceanic island with a mosaic of dif-ferent habitats and microhabitats. This island has never had Abstract. Rove beetles (Staphylinidae) are used to explore the forces that shaped the terrestrial fauna on Laesø, a young ca. 3000 year old Danish oceanic island located in the Kattegat strait between mainland Denmark and Sweden. We compile a detailed list of species of rove beetles for Laesø (328 species) and the surrounding Danish and Swedish regions (altogether 1075 species), which includes a standardized inventory of their body sizes, and the habitat and microhabitat preference of each species. The composition of the fauna on Laesø and adjacent mainland regions points to North-Eastern Jutland as the main source of the rove beetles on Laesø. Although large beetles are more active and likely to disperse than small beetles, there is no bias towards large species on the island indicating that the sea separating Laesø from the mainland has not been a barrier for rove beetle dispersal. The statistical analysis of the habitat and microhabitat preferences of the species of the entire system studied has shown that Laesø, compared to the mainland areas, is distinctly more dominated by ecological generalists, especially by species adapted to ephemeral, temporary humid microhabitats. Presumably, the mosaic of mostly dry open habitats available on Laesø fi lters for species, that are able to populate these suboptimal habitats via patches of humid but ephemeral …","author":[{"dropping-particle":"","family":"Hansen","given":"Aslak K.","non-dropping-particle":"","parse-names":false,"suffix":""},{"dropping-particle":"","family":"Justesen","given":"Mathias J.","non-dropping-particle":"","parse-names":false,"suffix":""},{"dropping-particle":"","family":"Kepfer-Rojas","given":"Sebastian","non-dropping-particle":"","parse-names":false,"suffix":""},{"dropping-particle":"","family":"Byriel","given":"David B.","non-dropping-particle":"","parse-names":false,"suffix":""},{"dropping-particle":"","family":"Pedersen","given":"Jan","non-dropping-particle":"","parse-names":false,"suffix":""},{"dropping-particle":"","family":"Solodovnikov","given":"Alexey","non-dropping-particle":"","parse-names":false,"suffix":""}],"container-title":"European Journal of Entomology","id":"ITEM-1","issue":"June","issued":{"date-parts":[["2018"]]},"page":"256-263","title":"Ecogeographic patterns in a mainland-island system in Northern Europe as inferred from the rove beetles (Coleoptera: Staphylinidae) on Læsø island","type":"article-journal","volume":"115"},"uris":["http://www.mendeley.com/documents/?uuid=2b910533-fc8b-42bd-9065-446319d18fb2"]}],"mendeley":{"formattedCitation":"(Hansen et al., 2018)","plainTextFormattedCitation":"(Hansen et al., 2018)"},"properties":{"noteIndex":0},"schema":"https://github.com/citation-style-language/schema/raw/master/csl-citation.json"}</w:instrText>
      </w:r>
      <w:r w:rsidR="001C1B71">
        <w:rPr>
          <w:lang w:val="en-US"/>
        </w:rPr>
        <w:fldChar w:fldCharType="separate"/>
      </w:r>
      <w:r w:rsidR="001C1B71" w:rsidRPr="001C1B71">
        <w:rPr>
          <w:noProof/>
          <w:lang w:val="en-US"/>
        </w:rPr>
        <w:t>(Hansen et al., 2018)</w:t>
      </w:r>
      <w:ins w:id="25" w:author="Hans Adam Bøgh Marstrand-Jørgensen" w:date="2020-02-20T22:47:00Z">
        <w:r w:rsidR="001C1B71">
          <w:rPr>
            <w:lang w:val="en-US"/>
          </w:rPr>
          <w:fldChar w:fldCharType="end"/>
        </w:r>
        <w:r w:rsidR="001C1B71">
          <w:rPr>
            <w:lang w:val="en-US"/>
          </w:rPr>
          <w:t>.</w:t>
        </w:r>
      </w:ins>
      <w:r w:rsidRPr="00B373A8">
        <w:rPr>
          <w:lang w:val="en-US"/>
        </w:rPr>
        <w:t xml:space="preserve"> While generally quite small, usually from 4 to 8 mm, some species grow to be more than 30 mm. </w:t>
      </w:r>
      <w:r w:rsidRPr="00B373A8">
        <w:rPr>
          <w:lang w:val="en-US"/>
        </w:rPr>
        <w:lastRenderedPageBreak/>
        <w:t xml:space="preserve">Most species are quite flat and slender, with shortened elytra and flexible abdomen, which make them able to maneuver through small spaces (leaf litter, under bark, crevices, etc.) </w:t>
      </w:r>
      <w:ins w:id="26" w:author="Hans Adam Bøgh Marstrand-Jørgensen" w:date="2020-02-20T22:22:00Z">
        <w:r w:rsidR="00A229AD">
          <w:rPr>
            <w:lang w:val="en-US"/>
          </w:rPr>
          <w:fldChar w:fldCharType="begin" w:fldLock="1"/>
        </w:r>
      </w:ins>
      <w:r w:rsidR="00970051">
        <w:rPr>
          <w:lang w:val="en-US"/>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A229AD">
        <w:rPr>
          <w:lang w:val="en-US"/>
        </w:rPr>
        <w:fldChar w:fldCharType="separate"/>
      </w:r>
      <w:r w:rsidR="00A229AD" w:rsidRPr="00A229AD">
        <w:rPr>
          <w:noProof/>
          <w:lang w:val="en-US"/>
        </w:rPr>
        <w:t>(Thayer, 2016)</w:t>
      </w:r>
      <w:ins w:id="27" w:author="Hans Adam Bøgh Marstrand-Jørgensen" w:date="2020-02-20T22:22:00Z">
        <w:r w:rsidR="00A229AD">
          <w:rPr>
            <w:lang w:val="en-US"/>
          </w:rPr>
          <w:fldChar w:fldCharType="end"/>
        </w:r>
      </w:ins>
      <w:del w:id="28" w:author="Hans Adam Bøgh Marstrand-Jørgensen" w:date="2020-02-20T22:22:00Z">
        <w:r w:rsidRPr="00B373A8" w:rsidDel="00A229AD">
          <w:rPr>
            <w:lang w:val="en-US"/>
          </w:rPr>
          <w:delText xml:space="preserve">(Thayer, </w:delText>
        </w:r>
        <w:commentRangeStart w:id="29"/>
        <w:r w:rsidRPr="00B373A8" w:rsidDel="00A229AD">
          <w:rPr>
            <w:lang w:val="en-US"/>
          </w:rPr>
          <w:delText>2016</w:delText>
        </w:r>
        <w:commentRangeEnd w:id="29"/>
        <w:r w:rsidR="0041205F" w:rsidDel="00A229AD">
          <w:rPr>
            <w:rStyle w:val="CommentReference"/>
          </w:rPr>
          <w:commentReference w:id="29"/>
        </w:r>
        <w:r w:rsidRPr="00B373A8" w:rsidDel="00A229AD">
          <w:rPr>
            <w:lang w:val="en-US"/>
          </w:rPr>
          <w:delText>)</w:delText>
        </w:r>
      </w:del>
      <w:r w:rsidRPr="00B373A8">
        <w:rPr>
          <w:lang w:val="en-US"/>
        </w:rPr>
        <w:t>.</w:t>
      </w:r>
    </w:p>
    <w:p w14:paraId="42E95DA5" w14:textId="333A4ABA" w:rsidR="00CE14A3" w:rsidRDefault="0041205F" w:rsidP="00EB0AAE">
      <w:pPr>
        <w:spacing w:line="360" w:lineRule="auto"/>
        <w:rPr>
          <w:lang w:val="en-US"/>
        </w:rPr>
      </w:pPr>
      <w:r>
        <w:rPr>
          <w:lang w:val="en-US"/>
        </w:rPr>
        <w:t xml:space="preserve">In this paper we update the knowledge of the </w:t>
      </w:r>
      <w:proofErr w:type="spellStart"/>
      <w:r>
        <w:rPr>
          <w:lang w:val="en-US"/>
        </w:rPr>
        <w:t>Staphylinidea</w:t>
      </w:r>
      <w:proofErr w:type="spellEnd"/>
      <w:r>
        <w:rPr>
          <w:lang w:val="en-US"/>
        </w:rPr>
        <w:t xml:space="preserve"> species on the Island based on two recent targeted trips, </w:t>
      </w:r>
      <w:r w:rsidR="00473C27" w:rsidRPr="0004067E">
        <w:rPr>
          <w:lang w:val="en-US"/>
        </w:rPr>
        <w:t xml:space="preserve">one for nine days in 2015 and one </w:t>
      </w:r>
      <w:r w:rsidR="00A76EDA" w:rsidRPr="0004067E">
        <w:rPr>
          <w:lang w:val="en-US"/>
        </w:rPr>
        <w:t>for five days in</w:t>
      </w:r>
      <w:r w:rsidR="00473C27" w:rsidRPr="0004067E">
        <w:rPr>
          <w:lang w:val="en-US"/>
        </w:rPr>
        <w:t xml:space="preserve"> 2019</w:t>
      </w:r>
      <w:r w:rsidR="00CE14A3">
        <w:rPr>
          <w:lang w:val="en-US"/>
        </w:rPr>
        <w:t>.</w:t>
      </w:r>
      <w:r w:rsidR="006252E2">
        <w:rPr>
          <w:lang w:val="en-US"/>
        </w:rPr>
        <w:t xml:space="preserve"> On these trips w</w:t>
      </w:r>
      <w:r w:rsidR="00CE14A3">
        <w:rPr>
          <w:lang w:val="en-US"/>
        </w:rPr>
        <w:t>e collect</w:t>
      </w:r>
      <w:r w:rsidR="006252E2">
        <w:rPr>
          <w:lang w:val="en-US"/>
        </w:rPr>
        <w:t>ed</w:t>
      </w:r>
      <w:r w:rsidR="00CE14A3">
        <w:rPr>
          <w:lang w:val="en-US"/>
        </w:rPr>
        <w:t xml:space="preserve"> as broadly as possible, to get closer to a true species list for the island and thus we </w:t>
      </w:r>
      <w:r>
        <w:rPr>
          <w:lang w:val="en-US"/>
        </w:rPr>
        <w:t xml:space="preserve">sampled using </w:t>
      </w:r>
      <w:r w:rsidR="00CE14A3">
        <w:rPr>
          <w:lang w:val="en-US"/>
        </w:rPr>
        <w:t>both various methods and habitats to get as broad a sample as possible.</w:t>
      </w:r>
      <w:r w:rsidR="00CB4B20">
        <w:rPr>
          <w:lang w:val="en-US"/>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7A19133C" w14:textId="57672088" w:rsidR="006252E2" w:rsidRDefault="0041205F" w:rsidP="00F46C90">
      <w:pPr>
        <w:spacing w:line="360" w:lineRule="auto"/>
        <w:rPr>
          <w:lang w:val="en-US" w:eastAsia="en-GB"/>
        </w:rPr>
      </w:pPr>
      <w:r>
        <w:rPr>
          <w:lang w:val="en-US"/>
        </w:rPr>
        <w:t>D</w:t>
      </w:r>
      <w:r w:rsidR="00555235">
        <w:rPr>
          <w:lang w:val="en-US"/>
        </w:rPr>
        <w:t>ata</w:t>
      </w:r>
      <w:r>
        <w:rPr>
          <w:lang w:val="en-US"/>
        </w:rPr>
        <w:t xml:space="preserve"> presented in this paper is based on </w:t>
      </w:r>
      <w:r w:rsidR="00555235">
        <w:rPr>
          <w:lang w:val="en-US"/>
        </w:rPr>
        <w:t>two trips to Skyros, one in April</w:t>
      </w:r>
      <w:r w:rsidR="005275FA">
        <w:rPr>
          <w:lang w:val="en-US"/>
        </w:rPr>
        <w:t xml:space="preserve"> of</w:t>
      </w:r>
      <w:r w:rsidR="00555235">
        <w:rPr>
          <w:lang w:val="en-US"/>
        </w:rPr>
        <w:t xml:space="preserve"> 2015 and one in the end of March</w:t>
      </w:r>
      <w:r w:rsidR="005275FA">
        <w:rPr>
          <w:lang w:val="en-US"/>
        </w:rPr>
        <w:t xml:space="preserve"> of</w:t>
      </w:r>
      <w:r w:rsidR="00555235">
        <w:rPr>
          <w:lang w:val="en-US"/>
        </w:rPr>
        <w:t xml:space="preserve"> 2019. While the first trip </w:t>
      </w:r>
      <w:r w:rsidR="00465537">
        <w:rPr>
          <w:lang w:val="en-US"/>
        </w:rPr>
        <w:t>was</w:t>
      </w:r>
      <w:r w:rsidR="00555235">
        <w:rPr>
          <w:lang w:val="en-US"/>
        </w:rPr>
        <w:t xml:space="preserve"> under decent collecting conditions, with warm and sunny weather, the second trip was during a very cold and windy week, following a very cold winter. </w:t>
      </w:r>
      <w:r>
        <w:rPr>
          <w:lang w:val="en-US"/>
        </w:rPr>
        <w:t xml:space="preserve">We used various methods to get as broad and varied sample as possible. </w:t>
      </w:r>
      <w:del w:id="30" w:author="Hans Adam Bøgh Marstrand-Jørgensen" w:date="2020-02-20T22:48:00Z">
        <w:r w:rsidDel="00921E98">
          <w:rPr>
            <w:lang w:val="en-US"/>
          </w:rPr>
          <w:delText>Specifically</w:delText>
        </w:r>
      </w:del>
      <w:ins w:id="31" w:author="Hans Adam Bøgh Marstrand-Jørgensen" w:date="2020-02-20T22:48:00Z">
        <w:r w:rsidR="00921E98">
          <w:rPr>
            <w:lang w:val="en-US"/>
          </w:rPr>
          <w:t>Specifically,</w:t>
        </w:r>
      </w:ins>
      <w:r>
        <w:rPr>
          <w:lang w:val="en-US"/>
        </w:rPr>
        <w:t xml:space="preserve"> w</w:t>
      </w:r>
      <w:r w:rsidR="0081439A">
        <w:rPr>
          <w:lang w:val="en-US"/>
        </w:rPr>
        <w:t xml:space="preserve">e </w:t>
      </w:r>
      <w:r w:rsidR="005275FA">
        <w:rPr>
          <w:lang w:val="en-US"/>
        </w:rPr>
        <w:t>sifted various types of debris</w:t>
      </w:r>
      <w:r w:rsidR="0081439A">
        <w:rPr>
          <w:lang w:val="en-US"/>
        </w:rPr>
        <w:t>,</w:t>
      </w:r>
      <w:r w:rsidR="005275FA">
        <w:rPr>
          <w:lang w:val="en-US"/>
        </w:rPr>
        <w:t xml:space="preserve"> set</w:t>
      </w:r>
      <w:r w:rsidR="0081439A">
        <w:rPr>
          <w:lang w:val="en-US"/>
        </w:rPr>
        <w:t xml:space="preserve"> pitfall traps</w:t>
      </w:r>
      <w:r>
        <w:rPr>
          <w:lang w:val="en-US"/>
        </w:rPr>
        <w:t xml:space="preserve">, swept vegetation, set combined Flight Intercept Trap (FIT) and Malaise trap, and </w:t>
      </w:r>
      <w:r w:rsidR="0081439A">
        <w:rPr>
          <w:lang w:val="en-US"/>
        </w:rPr>
        <w:t>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Pr>
          <w:lang w:val="en-US"/>
        </w:rPr>
        <w:t xml:space="preserve">. </w:t>
      </w:r>
      <w:r w:rsidR="007328E7" w:rsidRPr="00445A39">
        <w:rPr>
          <w:lang w:eastAsia="en-GB"/>
        </w:rPr>
        <w:t xml:space="preserve">Most of our sifted material was from leaf litter or other similar plant debris, while </w:t>
      </w:r>
      <w:r w:rsidRPr="00A11375">
        <w:rPr>
          <w:lang w:val="en-US" w:eastAsia="en-GB"/>
        </w:rPr>
        <w:t xml:space="preserve">a few </w:t>
      </w:r>
      <w:r w:rsidR="007328E7" w:rsidRPr="00445A39">
        <w:rPr>
          <w:lang w:eastAsia="en-GB"/>
        </w:rPr>
        <w:t xml:space="preserve">samples were </w:t>
      </w:r>
      <w:r w:rsidRPr="00A11375">
        <w:rPr>
          <w:lang w:val="en-US" w:eastAsia="en-GB"/>
        </w:rPr>
        <w:t xml:space="preserve">done </w:t>
      </w:r>
      <w:r w:rsidR="007328E7" w:rsidRPr="00445A39">
        <w:rPr>
          <w:lang w:eastAsia="en-GB"/>
        </w:rPr>
        <w:t>sifting soil around grass roots. The sifted material was sorted using both Winkler eclectors as well as manually in warm conditions to extract as many specimens as possible</w:t>
      </w:r>
      <w:r w:rsidR="005275FA">
        <w:rPr>
          <w:lang w:val="en-US"/>
        </w:rPr>
        <w:t xml:space="preserve">. </w:t>
      </w:r>
      <w:r w:rsidR="005275FA" w:rsidRPr="00F46C90">
        <w:rPr>
          <w:lang w:val="en-US"/>
        </w:rPr>
        <w:t xml:space="preserve">Salted water </w:t>
      </w:r>
      <w:r w:rsidR="005275FA">
        <w:rPr>
          <w:lang w:val="en-US"/>
        </w:rPr>
        <w:t xml:space="preserve">and cheap Greek wine </w:t>
      </w:r>
      <w:del w:id="32" w:author="Hans Adam Bøgh Marstrand-Jørgensen" w:date="2020-02-20T22:48:00Z">
        <w:r w:rsidR="00EF4489" w:rsidRPr="00F46C90" w:rsidDel="00921E98">
          <w:rPr>
            <w:lang w:val="en-US"/>
          </w:rPr>
          <w:delText>w</w:delText>
        </w:r>
        <w:r w:rsidDel="00921E98">
          <w:rPr>
            <w:lang w:val="en-US"/>
          </w:rPr>
          <w:delText>as</w:delText>
        </w:r>
      </w:del>
      <w:ins w:id="33" w:author="Hans Adam Bøgh Marstrand-Jørgensen" w:date="2020-02-20T22:48:00Z">
        <w:r w:rsidR="00921E98" w:rsidRPr="00F46C90">
          <w:rPr>
            <w:lang w:val="en-US"/>
          </w:rPr>
          <w:t>w</w:t>
        </w:r>
        <w:r w:rsidR="00921E98">
          <w:rPr>
            <w:lang w:val="en-US"/>
          </w:rPr>
          <w:t>ere</w:t>
        </w:r>
      </w:ins>
      <w:r w:rsidR="005275FA" w:rsidRPr="00F46C90">
        <w:rPr>
          <w:lang w:val="en-US"/>
        </w:rPr>
        <w:t xml:space="preserve"> used as a preservative for</w:t>
      </w:r>
      <w:r w:rsidR="005275FA">
        <w:rPr>
          <w:lang w:val="en-US"/>
        </w:rPr>
        <w:t xml:space="preserve"> the</w:t>
      </w:r>
      <w:r w:rsidR="005275FA" w:rsidRPr="00F46C90">
        <w:rPr>
          <w:lang w:val="en-US"/>
        </w:rPr>
        <w:t xml:space="preserve"> lower pans of the FIT</w:t>
      </w:r>
      <w:r w:rsidR="005275FA">
        <w:rPr>
          <w:lang w:val="en-US"/>
        </w:rPr>
        <w:t xml:space="preserve"> as well as the pitfall traps set. </w:t>
      </w:r>
      <w:r w:rsidR="005275FA" w:rsidRPr="00F46C90">
        <w:rPr>
          <w:lang w:val="en-US"/>
        </w:rPr>
        <w:t>All hand- or trap-collected material was eventually preserved in 96%</w:t>
      </w:r>
      <w:r w:rsidR="005275FA">
        <w:rPr>
          <w:lang w:val="en-US"/>
        </w:rPr>
        <w:t xml:space="preserve"> </w:t>
      </w:r>
      <w:r w:rsidR="005275FA" w:rsidRPr="00F46C90">
        <w:rPr>
          <w:lang w:val="en-US"/>
        </w:rPr>
        <w:t>alcohol.</w:t>
      </w:r>
    </w:p>
    <w:p w14:paraId="6AEF4BE1" w14:textId="31959C98" w:rsidR="007328E7" w:rsidRPr="00F46C90" w:rsidRDefault="007328E7" w:rsidP="00F46C90">
      <w:pPr>
        <w:spacing w:line="360" w:lineRule="auto"/>
        <w:rPr>
          <w:lang w:val="en-US"/>
        </w:rPr>
      </w:pPr>
      <w:r w:rsidRPr="00445A39">
        <w:rPr>
          <w:lang w:eastAsia="en-GB"/>
        </w:rPr>
        <w:t>Below is a full list of localities</w:t>
      </w:r>
      <w:r w:rsidR="004B52DC">
        <w:rPr>
          <w:lang w:val="en-US" w:eastAsia="en-GB"/>
        </w:rPr>
        <w:t xml:space="preserve">, </w:t>
      </w:r>
      <w:r w:rsidRPr="00445A39">
        <w:rPr>
          <w:lang w:eastAsia="en-GB"/>
        </w:rPr>
        <w:t>and a map showing the distribution of these sites (figure 1):</w:t>
      </w:r>
      <w:r w:rsidRPr="00445A39">
        <w:rPr>
          <w:lang w:eastAsia="en-GB"/>
        </w:rPr>
        <w:br/>
        <w:t>GREECE, Skyros Isl</w:t>
      </w:r>
      <w:r w:rsidR="00556B74" w:rsidRPr="00A11375">
        <w:rPr>
          <w:lang w:val="en-US" w:eastAsia="en-GB"/>
        </w:rPr>
        <w:t>and</w:t>
      </w:r>
      <w:r w:rsidRPr="00556B74">
        <w:rPr>
          <w:lang w:eastAsia="en-GB"/>
        </w:rPr>
        <w:t xml:space="preserve">, </w:t>
      </w:r>
      <w:r w:rsidR="00556B74" w:rsidRPr="00A11375">
        <w:rPr>
          <w:bCs/>
          <w:lang w:val="en-US" w:eastAsia="en-GB"/>
        </w:rPr>
        <w:t>IV.2015</w:t>
      </w:r>
      <w:r w:rsidR="00556B74">
        <w:rPr>
          <w:b/>
          <w:bCs/>
          <w:lang w:val="en-US" w:eastAsia="en-GB"/>
        </w:rPr>
        <w:t xml:space="preserve"> </w:t>
      </w:r>
      <w:r w:rsidRPr="00445A39">
        <w:rPr>
          <w:lang w:eastAsia="en-GB"/>
        </w:rPr>
        <w:t xml:space="preserve">leg. L. Kræmer, A. Brunke, S. Selvantharan &amp; A. Solodovnikov: </w:t>
      </w:r>
      <w:r w:rsidRPr="00445A39">
        <w:rPr>
          <w:b/>
          <w:bCs/>
          <w:lang w:eastAsia="en-GB"/>
        </w:rPr>
        <w:t>A:</w:t>
      </w:r>
      <w:r w:rsidR="000E1A6E" w:rsidRPr="00A11375">
        <w:rPr>
          <w:b/>
          <w:bCs/>
          <w:lang w:val="en-US" w:eastAsia="en-GB"/>
        </w:rPr>
        <w:t xml:space="preserve"> </w:t>
      </w:r>
      <w:r w:rsidRPr="00445A39">
        <w:rPr>
          <w:lang w:eastAsia="en-GB"/>
        </w:rPr>
        <w:t>1 km E of Skyros airport nr. Trachy, N38°57.561’, E024°30.096’, 20 m, 16.IV.2015, farmland</w:t>
      </w:r>
      <w:r w:rsidR="000E1A6E" w:rsidRPr="00A11375">
        <w:rPr>
          <w:lang w:val="en-US" w:eastAsia="en-GB"/>
        </w:rPr>
        <w:t>:</w:t>
      </w:r>
      <w:r w:rsidRPr="00445A39">
        <w:rPr>
          <w:lang w:eastAsia="en-GB"/>
        </w:rPr>
        <w:t xml:space="preserve"> </w:t>
      </w:r>
      <w:r w:rsidR="000E1A6E" w:rsidRPr="00A11375">
        <w:rPr>
          <w:lang w:val="en-US" w:eastAsia="en-GB"/>
        </w:rPr>
        <w:t xml:space="preserve">a) </w:t>
      </w:r>
      <w:r w:rsidRPr="00445A39">
        <w:rPr>
          <w:lang w:eastAsia="en-GB"/>
        </w:rPr>
        <w:t>sifting debris</w:t>
      </w:r>
      <w:r w:rsidR="000E1A6E" w:rsidRPr="00A11375">
        <w:rPr>
          <w:lang w:val="en-US" w:eastAsia="en-GB"/>
        </w:rPr>
        <w:t xml:space="preserve">, b) </w:t>
      </w:r>
      <w:r w:rsidRPr="00445A39">
        <w:rPr>
          <w:lang w:eastAsia="en-GB"/>
        </w:rPr>
        <w:t xml:space="preserve">hand collecting nr. creek.; </w:t>
      </w:r>
      <w:r w:rsidRPr="00445A39">
        <w:rPr>
          <w:b/>
          <w:bCs/>
          <w:lang w:eastAsia="en-GB"/>
        </w:rPr>
        <w:t>B:</w:t>
      </w:r>
      <w:r w:rsidRPr="00445A39">
        <w:rPr>
          <w:lang w:eastAsia="en-GB"/>
        </w:rPr>
        <w:t xml:space="preserve"> S of the airport, N38°56.726’, E024°29.029’, 50 m, 11.IV.2015, pine forest: a) sifting leaf litter, b) sweeping vegetation.; </w:t>
      </w:r>
      <w:r w:rsidRPr="00445A39">
        <w:rPr>
          <w:b/>
          <w:bCs/>
          <w:lang w:eastAsia="en-GB"/>
        </w:rPr>
        <w:t>C</w:t>
      </w:r>
      <w:r w:rsidRPr="00445A39">
        <w:rPr>
          <w:lang w:eastAsia="en-GB"/>
        </w:rPr>
        <w:t xml:space="preserve">: 0.91 km N of Atsitsa, N38°55.584’, E024°27.933’, 16.IV.2015, stony beach, in seaweeds.; </w:t>
      </w:r>
      <w:r w:rsidRPr="00445A39">
        <w:rPr>
          <w:b/>
          <w:bCs/>
          <w:lang w:eastAsia="en-GB"/>
        </w:rPr>
        <w:t>D</w:t>
      </w:r>
      <w:r w:rsidRPr="00445A39">
        <w:rPr>
          <w:lang w:eastAsia="en-GB"/>
        </w:rPr>
        <w:t>: S of Atsitsa, N38°54.690’, E024°28.358’, 110 m, 11.IV.2015, pine forest/evergreen understory: a) sifting in creek valley</w:t>
      </w:r>
      <w:r w:rsidR="000E1A6E" w:rsidRPr="00A11375">
        <w:rPr>
          <w:lang w:val="en-US" w:eastAsia="en-GB"/>
        </w:rPr>
        <w:t>,</w:t>
      </w:r>
      <w:r w:rsidRPr="00445A39">
        <w:rPr>
          <w:lang w:eastAsia="en-GB"/>
        </w:rPr>
        <w:t xml:space="preserve"> b) under bark.; </w:t>
      </w:r>
      <w:r w:rsidRPr="00445A39">
        <w:rPr>
          <w:b/>
          <w:bCs/>
          <w:lang w:eastAsia="en-GB"/>
        </w:rPr>
        <w:t>E</w:t>
      </w:r>
      <w:r w:rsidRPr="00445A39">
        <w:rPr>
          <w:lang w:eastAsia="en-GB"/>
        </w:rPr>
        <w:t>: 3.3 km SW of Atsitsa, N38°54.127’, E024°29.961’, 200 m, 12.IV.2015, pine forest/evergreen understory: a) sifting leaf litter, b) sweeping vegetation, c) FIT</w:t>
      </w:r>
      <w:r w:rsidR="000E1A6E" w:rsidRPr="00A11375">
        <w:rPr>
          <w:lang w:val="en-US" w:eastAsia="en-GB"/>
        </w:rPr>
        <w:t>,</w:t>
      </w:r>
      <w:r w:rsidRPr="00445A39">
        <w:rPr>
          <w:lang w:eastAsia="en-GB"/>
        </w:rPr>
        <w:t xml:space="preserve"> d)</w:t>
      </w:r>
      <w:r w:rsidR="000E1A6E" w:rsidRPr="00A11375">
        <w:rPr>
          <w:lang w:val="en-US" w:eastAsia="en-GB"/>
        </w:rPr>
        <w:t xml:space="preserve"> </w:t>
      </w:r>
      <w:r w:rsidRPr="00445A39">
        <w:rPr>
          <w:lang w:eastAsia="en-GB"/>
        </w:rPr>
        <w:t xml:space="preserve">Malaise trap, e) pitfall traps.; </w:t>
      </w:r>
      <w:r w:rsidRPr="00445A39">
        <w:rPr>
          <w:b/>
          <w:bCs/>
          <w:lang w:eastAsia="en-GB"/>
        </w:rPr>
        <w:t>F</w:t>
      </w:r>
      <w:r w:rsidRPr="00445A39">
        <w:rPr>
          <w:lang w:eastAsia="en-GB"/>
        </w:rPr>
        <w:t xml:space="preserve">: 1.4 km S of Skyros nr. Lino, N38°53.539’, E024°34.373’, 18.IV.2015, sandy pebble beach, sifting seaweeds.; </w:t>
      </w:r>
      <w:r w:rsidRPr="00445A39">
        <w:rPr>
          <w:b/>
          <w:bCs/>
          <w:lang w:eastAsia="en-GB"/>
        </w:rPr>
        <w:t>G</w:t>
      </w:r>
      <w:r w:rsidRPr="00445A39">
        <w:rPr>
          <w:lang w:eastAsia="en-GB"/>
        </w:rPr>
        <w:t xml:space="preserve">: </w:t>
      </w:r>
      <w:r w:rsidR="000E1A6E" w:rsidRPr="00A11375">
        <w:rPr>
          <w:lang w:val="en-US" w:eastAsia="en-GB"/>
        </w:rPr>
        <w:t>n</w:t>
      </w:r>
      <w:r w:rsidRPr="00445A39">
        <w:rPr>
          <w:lang w:eastAsia="en-GB"/>
        </w:rPr>
        <w:t xml:space="preserve">r. Aghios Fokas, N38°52.458’, E024°28.756’, 10 m, 12.IV.2015, hillside nr. coast w. </w:t>
      </w:r>
      <w:r w:rsidRPr="00445A39">
        <w:rPr>
          <w:i/>
          <w:iCs/>
          <w:lang w:eastAsia="en-GB"/>
        </w:rPr>
        <w:t>Euphorbia</w:t>
      </w:r>
      <w:r w:rsidRPr="00445A39">
        <w:rPr>
          <w:lang w:eastAsia="en-GB"/>
        </w:rPr>
        <w:t xml:space="preserve">: a) sweeping vegetation, b) under stones.; </w:t>
      </w:r>
      <w:r w:rsidRPr="00445A39">
        <w:rPr>
          <w:b/>
          <w:bCs/>
          <w:lang w:eastAsia="en-GB"/>
        </w:rPr>
        <w:t>H</w:t>
      </w:r>
      <w:r w:rsidRPr="00445A39">
        <w:rPr>
          <w:lang w:eastAsia="en-GB"/>
        </w:rPr>
        <w:t xml:space="preserve">: Dekatria Hill, SW slopes, N38°52.039’, E024°30.035’, 250 m, </w:t>
      </w:r>
      <w:r w:rsidRPr="00445A39">
        <w:rPr>
          <w:lang w:eastAsia="en-GB"/>
        </w:rPr>
        <w:lastRenderedPageBreak/>
        <w:t xml:space="preserve">12.IV.2015, dry pine forest/scrubby understory: a) sifting leaf litter, b) under bark.; </w:t>
      </w:r>
      <w:r w:rsidRPr="00445A39">
        <w:rPr>
          <w:b/>
          <w:bCs/>
          <w:lang w:eastAsia="en-GB"/>
        </w:rPr>
        <w:t>I</w:t>
      </w:r>
      <w:r w:rsidRPr="00445A39">
        <w:rPr>
          <w:lang w:eastAsia="en-GB"/>
        </w:rPr>
        <w:t>: Kochylas Range, NW slopes, N38°50.902’, E024°35.124’,</w:t>
      </w:r>
      <w:r w:rsidRPr="007328E7">
        <w:rPr>
          <w:lang w:eastAsia="en-GB"/>
        </w:rPr>
        <w:t xml:space="preserve"> </w:t>
      </w:r>
      <w:r w:rsidRPr="00445A39">
        <w:rPr>
          <w:lang w:eastAsia="en-GB"/>
        </w:rPr>
        <w:t xml:space="preserve">440 m, 14.IV.2015, maple forest: a) sifting leaf litter, b) under rocks, c) hand collected.; </w:t>
      </w:r>
      <w:r w:rsidRPr="00445A39">
        <w:rPr>
          <w:b/>
          <w:bCs/>
          <w:lang w:eastAsia="en-GB"/>
        </w:rPr>
        <w:t>J</w:t>
      </w:r>
      <w:r w:rsidRPr="00445A39">
        <w:rPr>
          <w:lang w:eastAsia="en-GB"/>
        </w:rPr>
        <w:t>:Kochylas Range, NW slopes, N38°50.647’, E024°35.484’, 580 m, 14.IV.2015, maple forest:</w:t>
      </w:r>
      <w:r w:rsidR="00144945" w:rsidRPr="00A11375">
        <w:rPr>
          <w:lang w:val="en-US" w:eastAsia="en-GB"/>
        </w:rPr>
        <w:t xml:space="preserve"> </w:t>
      </w:r>
      <w:r w:rsidRPr="00445A39">
        <w:rPr>
          <w:lang w:eastAsia="en-GB"/>
        </w:rPr>
        <w:t xml:space="preserve">a) sifting leaf litter, b) in dung.; </w:t>
      </w:r>
      <w:r w:rsidRPr="00445A39">
        <w:rPr>
          <w:b/>
          <w:bCs/>
          <w:lang w:eastAsia="en-GB"/>
        </w:rPr>
        <w:t>K</w:t>
      </w:r>
      <w:r w:rsidRPr="00445A39">
        <w:rPr>
          <w:lang w:eastAsia="en-GB"/>
        </w:rPr>
        <w:t xml:space="preserve">: Kochylas Range, SW slopes, N38°50.382’, E024°34.919’, 300 m, 13.IV.2015, rocky pastures. </w:t>
      </w:r>
      <w:r w:rsidRPr="00445A39">
        <w:rPr>
          <w:i/>
          <w:iCs/>
          <w:lang w:eastAsia="en-GB"/>
        </w:rPr>
        <w:t>Euphorbia</w:t>
      </w:r>
      <w:r w:rsidRPr="00445A39">
        <w:rPr>
          <w:lang w:eastAsia="en-GB"/>
        </w:rPr>
        <w:t xml:space="preserve">: a) under stones, b) in dung, c) on carrion.; </w:t>
      </w:r>
      <w:r w:rsidRPr="00445A39">
        <w:rPr>
          <w:b/>
          <w:bCs/>
          <w:lang w:eastAsia="en-GB"/>
        </w:rPr>
        <w:t>L</w:t>
      </w:r>
      <w:r w:rsidRPr="00445A39">
        <w:rPr>
          <w:lang w:eastAsia="en-GB"/>
        </w:rPr>
        <w:t xml:space="preserve">: Kochylas Range, SW slopes, N38°50.210’, E024°35.424’, 530 m, 13.IV.2015, maple forest: a) sifting leaf litter, b) under stones, c) pitfall traps.; </w:t>
      </w:r>
      <w:r w:rsidRPr="00445A39">
        <w:rPr>
          <w:b/>
          <w:bCs/>
          <w:lang w:eastAsia="en-GB"/>
        </w:rPr>
        <w:t>M</w:t>
      </w:r>
      <w:r w:rsidRPr="00445A39">
        <w:rPr>
          <w:lang w:eastAsia="en-GB"/>
        </w:rPr>
        <w:t xml:space="preserve">: Kochylas Range, NW slopes, N38°50.238’, E024°35.554’,550 m, 17.IV.2015, maple forest: a) sifting leaf litter, b) on ground.; </w:t>
      </w:r>
      <w:r w:rsidRPr="00445A39">
        <w:rPr>
          <w:b/>
          <w:bCs/>
          <w:lang w:eastAsia="en-GB"/>
        </w:rPr>
        <w:t>N</w:t>
      </w:r>
      <w:r w:rsidRPr="00445A39">
        <w:rPr>
          <w:lang w:eastAsia="en-GB"/>
        </w:rPr>
        <w:t>: Kochylas Range, NW slopes, N38°50.011’, E024°35.799’, 640 m, 17.IV.2015, maple dominated forest: a) sifting leaf litter, b) hand collecting.</w:t>
      </w:r>
    </w:p>
    <w:p w14:paraId="1241C65C" w14:textId="32BC68DC" w:rsidR="007328E7" w:rsidRDefault="007328E7" w:rsidP="007328E7">
      <w:pPr>
        <w:spacing w:line="360" w:lineRule="auto"/>
        <w:rPr>
          <w:lang w:eastAsia="en-GB"/>
        </w:rPr>
      </w:pPr>
      <w:r w:rsidRPr="00445A39">
        <w:rPr>
          <w:lang w:eastAsia="en-GB"/>
        </w:rPr>
        <w:t>Greece, Skyros isl</w:t>
      </w:r>
      <w:r w:rsidR="00556B74" w:rsidRPr="00A11375">
        <w:rPr>
          <w:lang w:val="en-US" w:eastAsia="en-GB"/>
        </w:rPr>
        <w:t xml:space="preserve">and, </w:t>
      </w:r>
      <w:r w:rsidR="00556B74" w:rsidRPr="00401AF1">
        <w:rPr>
          <w:lang w:val="en-US" w:eastAsia="en-GB"/>
        </w:rPr>
        <w:t>III.</w:t>
      </w:r>
      <w:r w:rsidR="00556B74" w:rsidRPr="00445A39">
        <w:rPr>
          <w:lang w:eastAsia="en-GB"/>
        </w:rPr>
        <w:t>2019</w:t>
      </w:r>
      <w:r w:rsidR="00556B74" w:rsidRPr="00A11375">
        <w:rPr>
          <w:lang w:val="en-US" w:eastAsia="en-GB"/>
        </w:rPr>
        <w:t>,</w:t>
      </w:r>
      <w:r w:rsidRPr="00445A39">
        <w:rPr>
          <w:lang w:eastAsia="en-GB"/>
        </w:rPr>
        <w:t xml:space="preserve"> leg. A. Bogri, A. K. Hansen, A. Marstrand, A. Solodovnikov: </w:t>
      </w:r>
      <w:r w:rsidRPr="00445A39">
        <w:rPr>
          <w:b/>
          <w:bCs/>
          <w:lang w:eastAsia="en-GB"/>
        </w:rPr>
        <w:t xml:space="preserve">O: </w:t>
      </w:r>
      <w:r w:rsidRPr="00445A39">
        <w:rPr>
          <w:lang w:eastAsia="en-GB"/>
        </w:rPr>
        <w:t xml:space="preserve">SE of Nifi, N38°48.355', E24°34.461', 0 m, 27.III.2019, grazed meadow with </w:t>
      </w:r>
      <w:r w:rsidRPr="00445A39">
        <w:rPr>
          <w:i/>
          <w:iCs/>
          <w:lang w:eastAsia="en-GB"/>
        </w:rPr>
        <w:t>Quercus coccifera</w:t>
      </w:r>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Nifi,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forest: a) sifting litter and flood debris, b) hand collecting,</w:t>
      </w:r>
      <w:r w:rsidR="00144945" w:rsidRPr="00A11375">
        <w:rPr>
          <w:lang w:val="en-US" w:eastAsia="en-GB"/>
        </w:rPr>
        <w:t xml:space="preserve"> </w:t>
      </w:r>
      <w:r w:rsidRPr="00445A39">
        <w:rPr>
          <w:lang w:eastAsia="en-GB"/>
        </w:rPr>
        <w:t xml:space="preserve">c) pitfall traps.; </w:t>
      </w:r>
      <w:r w:rsidRPr="00445A39">
        <w:rPr>
          <w:b/>
          <w:bCs/>
          <w:lang w:eastAsia="en-GB"/>
        </w:rPr>
        <w:t xml:space="preserve">Q: </w:t>
      </w:r>
      <w:r w:rsidRPr="00445A39">
        <w:rPr>
          <w:lang w:eastAsia="en-GB"/>
        </w:rPr>
        <w:t xml:space="preserve">Around Skyrian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Pinus brutia</w:t>
      </w:r>
      <w:r w:rsidRPr="00445A39">
        <w:rPr>
          <w:lang w:eastAsia="en-GB"/>
        </w:rPr>
        <w:t xml:space="preserve"> and </w:t>
      </w:r>
      <w:r w:rsidRPr="00445A39">
        <w:rPr>
          <w:i/>
          <w:iCs/>
          <w:lang w:eastAsia="en-GB"/>
        </w:rPr>
        <w:t>Pinus halepensis</w:t>
      </w:r>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Atsitsa, N38°55.5852', E24°27.9646', 0 m, 28.III.2019, around beach and nearby meadow: a) sifting, b) hand collecting.; </w:t>
      </w:r>
      <w:r w:rsidRPr="00445A39">
        <w:rPr>
          <w:b/>
          <w:bCs/>
          <w:lang w:eastAsia="en-GB"/>
        </w:rPr>
        <w:t>V:</w:t>
      </w:r>
      <w:r w:rsidRPr="00445A39">
        <w:rPr>
          <w:lang w:eastAsia="en-GB"/>
        </w:rPr>
        <w:t xml:space="preserve"> N of Skyrian Horse Lake, N38°48.278', E24°38.143', 384m, 29.III.2019, mountainous forest: a) hand collecting, b) sifting leaf litter.; </w:t>
      </w:r>
      <w:r w:rsidRPr="00445A39">
        <w:rPr>
          <w:b/>
          <w:bCs/>
          <w:lang w:eastAsia="en-GB"/>
        </w:rPr>
        <w:t>W:</w:t>
      </w:r>
      <w:r w:rsidRPr="00445A39">
        <w:rPr>
          <w:lang w:eastAsia="en-GB"/>
        </w:rPr>
        <w:t xml:space="preserve"> Near Kalamitsa, N38°50.465', E24°33.913', 4m, 29.III.2019, beach with seaweed debris: sifting seaweed and other beach litter.</w:t>
      </w:r>
    </w:p>
    <w:p w14:paraId="57CB35D0" w14:textId="77777777" w:rsidR="007328E7" w:rsidRPr="00445A39" w:rsidRDefault="007328E7" w:rsidP="007328E7">
      <w:pPr>
        <w:keepNext/>
      </w:pPr>
      <w:commentRangeStart w:id="34"/>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commentRangeEnd w:id="34"/>
      <w:r w:rsidR="006520D7">
        <w:rPr>
          <w:rStyle w:val="CommentReference"/>
        </w:rPr>
        <w:commentReference w:id="34"/>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3322E77A" w:rsidR="007328E7" w:rsidRDefault="00D00771" w:rsidP="007328E7">
      <w:pPr>
        <w:spacing w:line="360" w:lineRule="auto"/>
        <w:rPr>
          <w:b/>
          <w:sz w:val="32"/>
          <w:lang w:val="en-GB" w:eastAsia="en-GB"/>
        </w:rPr>
      </w:pPr>
      <w:r w:rsidRPr="00D00771">
        <w:rPr>
          <w:b/>
          <w:sz w:val="32"/>
          <w:lang w:val="en-GB" w:eastAsia="en-GB"/>
        </w:rPr>
        <w:t>Results</w:t>
      </w:r>
    </w:p>
    <w:p w14:paraId="13FE0C18" w14:textId="17752254" w:rsidR="00D00771" w:rsidRDefault="006520D7" w:rsidP="007328E7">
      <w:pPr>
        <w:spacing w:line="360" w:lineRule="auto"/>
      </w:pPr>
      <w:r>
        <w:rPr>
          <w:lang w:val="en-GB" w:eastAsia="en-GB"/>
        </w:rPr>
        <w:t xml:space="preserve">Based on </w:t>
      </w:r>
      <w:r w:rsidR="00D00771">
        <w:rPr>
          <w:lang w:val="en-GB" w:eastAsia="en-GB"/>
        </w:rPr>
        <w:t xml:space="preserve">two trips to Skyros, we have collected a total of </w:t>
      </w:r>
      <w:r w:rsidR="00D00771" w:rsidRPr="00D00771">
        <w:rPr>
          <w:color w:val="FF0000"/>
          <w:lang w:val="en-GB" w:eastAsia="en-GB"/>
        </w:rPr>
        <w:t xml:space="preserve">65 </w:t>
      </w:r>
      <w:r w:rsidR="00D00771">
        <w:rPr>
          <w:lang w:val="en-GB" w:eastAsia="en-GB"/>
        </w:rPr>
        <w:t xml:space="preserve">species, </w:t>
      </w:r>
      <w:r w:rsidR="003B50E1">
        <w:rPr>
          <w:color w:val="FF0000"/>
          <w:lang w:val="en-GB" w:eastAsia="en-GB"/>
        </w:rPr>
        <w:t>with X species</w:t>
      </w:r>
      <w:r w:rsidR="00D00771" w:rsidRPr="00D00771">
        <w:rPr>
          <w:color w:val="FF0000"/>
          <w:lang w:val="en-GB" w:eastAsia="en-GB"/>
        </w:rPr>
        <w:t xml:space="preserve"> identified only as morphospecies</w:t>
      </w:r>
      <w:r w:rsidR="00D00771">
        <w:rPr>
          <w:lang w:val="en-GB" w:eastAsia="en-GB"/>
        </w:rPr>
        <w:t>. These species are compiled below in table 1, with localities marked by their abbreviations.</w:t>
      </w:r>
      <w:r w:rsidR="003B50E1">
        <w:rPr>
          <w:lang w:val="en-GB" w:eastAsia="en-GB"/>
        </w:rPr>
        <w:t xml:space="preserve"> </w:t>
      </w:r>
    </w:p>
    <w:p w14:paraId="65FC33F6" w14:textId="56D376A6" w:rsidR="003B50E1" w:rsidRDefault="003B50E1" w:rsidP="00A11375">
      <w:pPr>
        <w:pStyle w:val="Caption"/>
      </w:pPr>
      <w:r w:rsidRPr="00445A39">
        <w:rPr>
          <w:sz w:val="20"/>
          <w:szCs w:val="20"/>
        </w:rPr>
        <w:t xml:space="preserve">Table </w:t>
      </w:r>
      <w:r w:rsidRPr="00445A39">
        <w:rPr>
          <w:b w:val="0"/>
          <w:bCs w:val="0"/>
          <w:sz w:val="20"/>
          <w:szCs w:val="20"/>
        </w:rPr>
        <w:fldChar w:fldCharType="begin"/>
      </w:r>
      <w:r w:rsidRPr="00445A39">
        <w:rPr>
          <w:sz w:val="20"/>
          <w:szCs w:val="20"/>
        </w:rPr>
        <w:instrText xml:space="preserve"> SEQ Table \* ARABIC </w:instrText>
      </w:r>
      <w:r w:rsidRPr="00445A39">
        <w:rPr>
          <w:b w:val="0"/>
          <w:bCs w:val="0"/>
          <w:sz w:val="20"/>
          <w:szCs w:val="20"/>
        </w:rPr>
        <w:fldChar w:fldCharType="separate"/>
      </w:r>
      <w:r>
        <w:rPr>
          <w:noProof/>
          <w:sz w:val="20"/>
          <w:szCs w:val="20"/>
        </w:rPr>
        <w:t>2</w:t>
      </w:r>
      <w:r w:rsidRPr="00445A39">
        <w:rPr>
          <w:b w:val="0"/>
          <w:bCs w:val="0"/>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Cs w:val="0"/>
        </w:rPr>
        <w:fldChar w:fldCharType="begin" w:fldLock="1"/>
      </w:r>
      <w:r w:rsidR="00A229AD">
        <w:rPr>
          <w:b w:val="0"/>
        </w:rPr>
        <w:instrText>ADDIN CSL_CITATION {"citationItems":[{"id":"ITEM-1","itemData":{"author":[{"dropping-particle":"","family":"Kræmer","given":"Line","non-dropping-particle":"","parse-names":false,"suffix":""}],"id":"ITEM-1","issued":{"date-parts":[["2015"]]},"publisher":"University of Copenhagen","title":"Rove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Cs w:val="0"/>
        </w:rPr>
        <w:fldChar w:fldCharType="separate"/>
      </w:r>
      <w:r w:rsidRPr="00445A39">
        <w:rPr>
          <w:b w:val="0"/>
          <w:noProof/>
        </w:rPr>
        <w:t>(Kræmer, 2015)</w:t>
      </w:r>
      <w:r w:rsidRPr="00445A39">
        <w:rPr>
          <w:bCs w:val="0"/>
        </w:rPr>
        <w:fldChar w:fldCharType="end"/>
      </w:r>
      <w:r w:rsidRPr="00445A39">
        <w:rPr>
          <w:b w:val="0"/>
        </w:rPr>
        <w:t>, while the rest (O-W) are from our current trip.</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3B50E1">
            <w:pPr>
              <w:rPr>
                <w:iCs/>
                <w:lang w:eastAsia="en-GB"/>
              </w:rPr>
            </w:pPr>
            <w:r w:rsidRPr="00445A39">
              <w:rPr>
                <w:iCs/>
                <w:lang w:eastAsia="en-GB"/>
              </w:rPr>
              <w:lastRenderedPageBreak/>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3B50E1">
            <w:pPr>
              <w:rPr>
                <w:lang w:eastAsia="en-GB"/>
              </w:rPr>
            </w:pPr>
            <w:r w:rsidRPr="00445A39">
              <w:rPr>
                <w:lang w:eastAsia="en-GB"/>
              </w:rPr>
              <w:t>Locality</w:t>
            </w:r>
          </w:p>
        </w:tc>
      </w:tr>
      <w:tr w:rsidR="006C1A11" w:rsidRPr="00445A39" w14:paraId="2C28F95A"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3B50E1">
            <w:pPr>
              <w:rPr>
                <w:b/>
                <w:iCs/>
                <w:lang w:eastAsia="en-GB"/>
              </w:rPr>
            </w:pPr>
            <w:r w:rsidRPr="00445A39">
              <w:rPr>
                <w:b/>
                <w:iCs/>
                <w:lang w:eastAsia="en-GB"/>
              </w:rPr>
              <w:t>Omaliinae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3B50E1">
            <w:pPr>
              <w:rPr>
                <w:lang w:eastAsia="en-GB"/>
              </w:rPr>
            </w:pPr>
          </w:p>
        </w:tc>
      </w:tr>
      <w:tr w:rsidR="006C1A11" w:rsidRPr="00737A17" w14:paraId="1C9AB73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3B50E1">
            <w:pPr>
              <w:rPr>
                <w:i/>
                <w:iCs/>
                <w:sz w:val="20"/>
                <w:szCs w:val="20"/>
                <w:lang w:eastAsia="en-GB"/>
              </w:rPr>
            </w:pPr>
            <w:r w:rsidRPr="00445A39">
              <w:rPr>
                <w:i/>
                <w:iCs/>
                <w:sz w:val="20"/>
                <w:szCs w:val="20"/>
                <w:lang w:eastAsia="en-GB"/>
              </w:rPr>
              <w:t xml:space="preserve">Omalium cinnamomeum </w:t>
            </w:r>
            <w:r w:rsidRPr="000F52B1">
              <w:rPr>
                <w:iCs/>
                <w:sz w:val="20"/>
                <w:szCs w:val="20"/>
                <w:lang w:eastAsia="en-GB"/>
              </w:rPr>
              <w:t>Kraatz,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3B50E1">
            <w:pPr>
              <w:rPr>
                <w:lang w:val="da-DK" w:eastAsia="en-GB"/>
              </w:rPr>
            </w:pPr>
            <w:r w:rsidRPr="00445A39">
              <w:rPr>
                <w:lang w:val="da-DK" w:eastAsia="en-GB"/>
              </w:rPr>
              <w:t xml:space="preserve">Ec(8)e(1), Ha(1), Ia(1), Ja(2), La(11), Ma(1), Na(7), </w:t>
            </w:r>
          </w:p>
        </w:tc>
      </w:tr>
      <w:tr w:rsidR="006C1A11" w:rsidRPr="00445A39" w14:paraId="7CAA427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3B50E1">
            <w:pPr>
              <w:rPr>
                <w:i/>
                <w:iCs/>
                <w:sz w:val="20"/>
                <w:szCs w:val="20"/>
                <w:lang w:eastAsia="en-GB"/>
              </w:rPr>
            </w:pPr>
            <w:r w:rsidRPr="00445A39">
              <w:rPr>
                <w:i/>
                <w:iCs/>
                <w:sz w:val="20"/>
                <w:szCs w:val="20"/>
                <w:lang w:eastAsia="en-GB"/>
              </w:rPr>
              <w:t xml:space="preserve">Dropephylla gobanzi </w:t>
            </w:r>
            <w:r w:rsidRPr="000F52B1">
              <w:rPr>
                <w:iCs/>
                <w:sz w:val="20"/>
                <w:szCs w:val="20"/>
                <w:lang w:eastAsia="en-GB"/>
              </w:rPr>
              <w:t>Ganglbauer,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3B50E1">
            <w:pPr>
              <w:rPr>
                <w:lang w:eastAsia="en-GB"/>
              </w:rPr>
            </w:pPr>
            <w:r w:rsidRPr="00445A39">
              <w:rPr>
                <w:lang w:eastAsia="en-GB"/>
              </w:rPr>
              <w:t>Ea(1)</w:t>
            </w:r>
          </w:p>
        </w:tc>
      </w:tr>
      <w:tr w:rsidR="006C1A11" w:rsidRPr="00445A39" w14:paraId="2EAF088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3B50E1">
            <w:pPr>
              <w:rPr>
                <w:b/>
                <w:iCs/>
                <w:lang w:eastAsia="en-GB"/>
              </w:rPr>
            </w:pPr>
            <w:r w:rsidRPr="00445A39">
              <w:rPr>
                <w:b/>
                <w:iCs/>
                <w:lang w:eastAsia="en-GB"/>
              </w:rPr>
              <w:t>Proteinae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3B50E1">
            <w:pPr>
              <w:rPr>
                <w:lang w:eastAsia="en-GB"/>
              </w:rPr>
            </w:pPr>
          </w:p>
        </w:tc>
      </w:tr>
      <w:tr w:rsidR="006C1A11" w:rsidRPr="00445A39" w14:paraId="1DD83D7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3B50E1">
            <w:pPr>
              <w:rPr>
                <w:i/>
                <w:iCs/>
                <w:sz w:val="20"/>
                <w:szCs w:val="20"/>
                <w:lang w:eastAsia="en-GB"/>
              </w:rPr>
            </w:pPr>
            <w:r w:rsidRPr="00445A39">
              <w:rPr>
                <w:i/>
                <w:iCs/>
                <w:sz w:val="20"/>
                <w:szCs w:val="20"/>
                <w:lang w:eastAsia="en-GB"/>
              </w:rPr>
              <w:t xml:space="preserve">Megarthrus depressus </w:t>
            </w:r>
            <w:r w:rsidRPr="000F52B1">
              <w:rPr>
                <w:iCs/>
                <w:sz w:val="20"/>
                <w:szCs w:val="20"/>
                <w:lang w:eastAsia="en-GB"/>
              </w:rPr>
              <w:t>Paukull,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3B50E1">
            <w:pPr>
              <w:rPr>
                <w:lang w:eastAsia="en-GB"/>
              </w:rPr>
            </w:pPr>
            <w:r w:rsidRPr="00445A39">
              <w:rPr>
                <w:lang w:eastAsia="en-GB"/>
              </w:rPr>
              <w:t>Lc(1)</w:t>
            </w:r>
          </w:p>
        </w:tc>
      </w:tr>
      <w:tr w:rsidR="006C1A11" w:rsidRPr="00445A39" w14:paraId="1A7D2649"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3B50E1">
            <w:pPr>
              <w:rPr>
                <w:i/>
                <w:iCs/>
                <w:sz w:val="20"/>
                <w:szCs w:val="20"/>
                <w:lang w:eastAsia="en-GB"/>
              </w:rPr>
            </w:pPr>
            <w:r w:rsidRPr="00445A39">
              <w:rPr>
                <w:i/>
                <w:iCs/>
                <w:sz w:val="20"/>
                <w:szCs w:val="20"/>
                <w:lang w:eastAsia="en-GB"/>
              </w:rPr>
              <w:t xml:space="preserve">Proteinus atomarius </w:t>
            </w:r>
            <w:r w:rsidRPr="000F52B1">
              <w:rPr>
                <w:iCs/>
                <w:sz w:val="20"/>
                <w:szCs w:val="20"/>
                <w:lang w:eastAsia="en-GB"/>
              </w:rPr>
              <w:t>Erichson,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3B50E1">
            <w:pPr>
              <w:rPr>
                <w:lang w:eastAsia="en-GB"/>
              </w:rPr>
            </w:pPr>
            <w:r w:rsidRPr="00445A39">
              <w:rPr>
                <w:lang w:eastAsia="en-GB"/>
              </w:rPr>
              <w:t>Da(1),Ec(6)e(4)</w:t>
            </w:r>
          </w:p>
        </w:tc>
      </w:tr>
      <w:tr w:rsidR="006C1A11" w:rsidRPr="00445A39" w14:paraId="1F2CEEF4"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3B50E1">
            <w:pPr>
              <w:rPr>
                <w:i/>
                <w:iCs/>
                <w:sz w:val="20"/>
                <w:szCs w:val="20"/>
                <w:lang w:eastAsia="en-GB"/>
              </w:rPr>
            </w:pPr>
            <w:r w:rsidRPr="00445A39">
              <w:rPr>
                <w:i/>
                <w:iCs/>
                <w:sz w:val="20"/>
                <w:szCs w:val="20"/>
                <w:lang w:eastAsia="en-GB"/>
              </w:rPr>
              <w:t xml:space="preserve">Proteinus brachypterus </w:t>
            </w:r>
            <w:r w:rsidRPr="000F52B1">
              <w:rPr>
                <w:iCs/>
                <w:sz w:val="20"/>
                <w:szCs w:val="20"/>
                <w:lang w:eastAsia="en-GB"/>
              </w:rPr>
              <w:t>Fabricius,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3B50E1">
            <w:pPr>
              <w:rPr>
                <w:lang w:eastAsia="en-GB"/>
              </w:rPr>
            </w:pPr>
            <w:r w:rsidRPr="00445A39">
              <w:rPr>
                <w:lang w:eastAsia="en-GB"/>
              </w:rPr>
              <w:t>Ec(1)</w:t>
            </w:r>
          </w:p>
        </w:tc>
      </w:tr>
      <w:tr w:rsidR="006C1A11" w:rsidRPr="00445A39" w14:paraId="3BA775C9"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3B50E1">
            <w:pPr>
              <w:rPr>
                <w:i/>
                <w:iCs/>
                <w:sz w:val="20"/>
                <w:szCs w:val="20"/>
                <w:lang w:eastAsia="en-GB"/>
              </w:rPr>
            </w:pPr>
            <w:r w:rsidRPr="00445A39">
              <w:rPr>
                <w:i/>
                <w:iCs/>
                <w:sz w:val="20"/>
                <w:szCs w:val="20"/>
                <w:lang w:eastAsia="en-GB"/>
              </w:rPr>
              <w:t xml:space="preserve">Proteinus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3B50E1">
            <w:pPr>
              <w:rPr>
                <w:lang w:eastAsia="en-GB"/>
              </w:rPr>
            </w:pPr>
            <w:r w:rsidRPr="00445A39">
              <w:rPr>
                <w:lang w:eastAsia="en-GB"/>
              </w:rPr>
              <w:t>Na(1)</w:t>
            </w:r>
          </w:p>
        </w:tc>
      </w:tr>
      <w:tr w:rsidR="006C1A11" w:rsidRPr="00445A39" w14:paraId="25C9978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3B50E1">
            <w:pPr>
              <w:rPr>
                <w:b/>
                <w:iCs/>
                <w:lang w:eastAsia="en-GB"/>
              </w:rPr>
            </w:pPr>
            <w:r w:rsidRPr="00445A39">
              <w:rPr>
                <w:b/>
                <w:iCs/>
                <w:lang w:eastAsia="en-GB"/>
              </w:rPr>
              <w:t>Micropeplinae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3B50E1">
            <w:pPr>
              <w:rPr>
                <w:lang w:eastAsia="en-GB"/>
              </w:rPr>
            </w:pPr>
          </w:p>
        </w:tc>
      </w:tr>
      <w:tr w:rsidR="006C1A11" w:rsidRPr="00445A39" w14:paraId="6EADDE9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3B50E1">
            <w:pPr>
              <w:rPr>
                <w:i/>
                <w:iCs/>
                <w:sz w:val="20"/>
                <w:szCs w:val="20"/>
                <w:lang w:eastAsia="en-GB"/>
              </w:rPr>
            </w:pPr>
            <w:r w:rsidRPr="00445A39">
              <w:rPr>
                <w:i/>
                <w:iCs/>
                <w:sz w:val="20"/>
                <w:szCs w:val="20"/>
                <w:lang w:eastAsia="en-GB"/>
              </w:rPr>
              <w:t>Arrhenopeplus cf. thrasicus/turcicus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3B50E1">
            <w:pPr>
              <w:rPr>
                <w:lang w:eastAsia="en-GB"/>
              </w:rPr>
            </w:pPr>
            <w:r w:rsidRPr="00445A39">
              <w:rPr>
                <w:lang w:eastAsia="en-GB"/>
              </w:rPr>
              <w:t>La(1)</w:t>
            </w:r>
          </w:p>
        </w:tc>
      </w:tr>
      <w:tr w:rsidR="006C1A11" w:rsidRPr="00445A39" w14:paraId="44EC3A4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3B50E1">
            <w:pPr>
              <w:rPr>
                <w:b/>
                <w:iCs/>
                <w:lang w:eastAsia="en-GB"/>
              </w:rPr>
            </w:pPr>
            <w:r w:rsidRPr="00445A39">
              <w:rPr>
                <w:b/>
                <w:iCs/>
                <w:lang w:eastAsia="en-GB"/>
              </w:rPr>
              <w:t>Tachyporinae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3B50E1">
            <w:pPr>
              <w:rPr>
                <w:lang w:eastAsia="en-GB"/>
              </w:rPr>
            </w:pPr>
          </w:p>
        </w:tc>
      </w:tr>
      <w:tr w:rsidR="006C1A11" w:rsidRPr="00445A39" w14:paraId="2842EFE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3B50E1">
            <w:pPr>
              <w:rPr>
                <w:i/>
                <w:iCs/>
                <w:sz w:val="20"/>
                <w:szCs w:val="20"/>
                <w:lang w:eastAsia="en-GB"/>
              </w:rPr>
            </w:pPr>
            <w:r w:rsidRPr="00445A39">
              <w:rPr>
                <w:i/>
                <w:iCs/>
                <w:sz w:val="20"/>
                <w:szCs w:val="20"/>
                <w:lang w:eastAsia="en-GB"/>
              </w:rPr>
              <w:t xml:space="preserve">Lordithon thoracicus </w:t>
            </w:r>
            <w:r w:rsidRPr="000F52B1">
              <w:rPr>
                <w:iCs/>
                <w:sz w:val="20"/>
                <w:szCs w:val="20"/>
                <w:lang w:eastAsia="en-GB"/>
              </w:rPr>
              <w:t>Fabricius,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3B50E1">
            <w:pPr>
              <w:rPr>
                <w:lang w:eastAsia="en-GB"/>
              </w:rPr>
            </w:pPr>
            <w:r w:rsidRPr="00445A39">
              <w:rPr>
                <w:lang w:eastAsia="en-GB"/>
              </w:rPr>
              <w:t>Ba(5), Da(2), Ec(2)d(2)</w:t>
            </w:r>
          </w:p>
        </w:tc>
      </w:tr>
      <w:tr w:rsidR="006C1A11" w:rsidRPr="00737A17" w14:paraId="269342A8"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3B50E1">
            <w:pPr>
              <w:rPr>
                <w:i/>
                <w:iCs/>
                <w:sz w:val="20"/>
                <w:szCs w:val="20"/>
                <w:lang w:eastAsia="en-GB"/>
              </w:rPr>
            </w:pPr>
            <w:r w:rsidRPr="00445A39">
              <w:rPr>
                <w:i/>
                <w:iCs/>
                <w:sz w:val="20"/>
                <w:szCs w:val="20"/>
                <w:lang w:eastAsia="en-GB"/>
              </w:rPr>
              <w:t xml:space="preserve">Mycetoporus ignidorsum </w:t>
            </w:r>
            <w:r w:rsidRPr="000F52B1">
              <w:rPr>
                <w:iCs/>
                <w:sz w:val="20"/>
                <w:szCs w:val="20"/>
                <w:lang w:eastAsia="en-GB"/>
              </w:rPr>
              <w:t>Eppelsheim,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3B50E1">
            <w:pPr>
              <w:rPr>
                <w:lang w:val="da-DK" w:eastAsia="en-GB"/>
              </w:rPr>
            </w:pPr>
            <w:r w:rsidRPr="00445A39">
              <w:rPr>
                <w:lang w:val="da-DK" w:eastAsia="en-GB"/>
              </w:rPr>
              <w:t>Da(1), Ec(1), Ha(3), Ja(2), La(2), Na(3), Pa(2), Vb(1)</w:t>
            </w:r>
          </w:p>
        </w:tc>
      </w:tr>
      <w:tr w:rsidR="006C1A11" w:rsidRPr="00445A39" w14:paraId="095E617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3B50E1">
            <w:pPr>
              <w:rPr>
                <w:i/>
                <w:iCs/>
                <w:sz w:val="20"/>
                <w:szCs w:val="20"/>
                <w:lang w:eastAsia="en-GB"/>
              </w:rPr>
            </w:pPr>
            <w:r w:rsidRPr="00445A39">
              <w:rPr>
                <w:i/>
                <w:iCs/>
                <w:sz w:val="20"/>
                <w:szCs w:val="20"/>
                <w:lang w:eastAsia="en-GB"/>
              </w:rPr>
              <w:t xml:space="preserve">Mycetoporus mulsanti </w:t>
            </w:r>
            <w:r w:rsidRPr="000F52B1">
              <w:rPr>
                <w:iCs/>
                <w:sz w:val="20"/>
                <w:szCs w:val="20"/>
                <w:lang w:eastAsia="en-GB"/>
              </w:rPr>
              <w:t>Ganglbauer,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3B50E1">
            <w:pPr>
              <w:rPr>
                <w:lang w:eastAsia="en-GB"/>
              </w:rPr>
            </w:pPr>
            <w:r w:rsidRPr="00445A39">
              <w:rPr>
                <w:lang w:eastAsia="en-GB"/>
              </w:rPr>
              <w:t>Ba(2), Da(2), Ea(2)c(1), Ha(3)</w:t>
            </w:r>
          </w:p>
        </w:tc>
      </w:tr>
      <w:tr w:rsidR="006C1A11" w:rsidRPr="00737A17" w14:paraId="6EAC3F9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3B50E1">
            <w:pPr>
              <w:rPr>
                <w:i/>
                <w:iCs/>
                <w:sz w:val="20"/>
                <w:szCs w:val="20"/>
                <w:lang w:eastAsia="en-GB"/>
              </w:rPr>
            </w:pPr>
            <w:r w:rsidRPr="00445A39">
              <w:rPr>
                <w:i/>
                <w:iCs/>
                <w:sz w:val="20"/>
                <w:szCs w:val="20"/>
                <w:lang w:eastAsia="en-GB"/>
              </w:rPr>
              <w:t xml:space="preserve">Mycetoporus nr. altaicus </w:t>
            </w:r>
            <w:r w:rsidRPr="000F52B1">
              <w:rPr>
                <w:iCs/>
                <w:sz w:val="20"/>
                <w:szCs w:val="20"/>
                <w:lang w:eastAsia="en-GB"/>
              </w:rPr>
              <w:t>Luze,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3B50E1">
            <w:pPr>
              <w:rPr>
                <w:lang w:val="da-DK" w:eastAsia="en-GB"/>
              </w:rPr>
            </w:pPr>
            <w:r w:rsidRPr="00445A39">
              <w:rPr>
                <w:lang w:val="da-DK" w:eastAsia="en-GB"/>
              </w:rPr>
              <w:t>Ba(1), Da(1), Ia(1), Ja(3), La(3), Na(1), Pa(1)c(1), Vb(2)</w:t>
            </w:r>
          </w:p>
        </w:tc>
      </w:tr>
      <w:tr w:rsidR="006C1A11" w:rsidRPr="00445A39" w14:paraId="0F950AD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3B50E1">
            <w:pPr>
              <w:rPr>
                <w:i/>
                <w:iCs/>
                <w:sz w:val="20"/>
                <w:szCs w:val="20"/>
                <w:lang w:eastAsia="en-GB"/>
              </w:rPr>
            </w:pPr>
            <w:r w:rsidRPr="00445A39">
              <w:rPr>
                <w:i/>
                <w:iCs/>
                <w:sz w:val="20"/>
                <w:szCs w:val="20"/>
                <w:lang w:eastAsia="en-GB"/>
              </w:rPr>
              <w:t xml:space="preserve">Mycetoporus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3B50E1">
            <w:pPr>
              <w:rPr>
                <w:lang w:eastAsia="en-GB"/>
              </w:rPr>
            </w:pPr>
            <w:r w:rsidRPr="00445A39">
              <w:rPr>
                <w:lang w:eastAsia="en-GB"/>
              </w:rPr>
              <w:t>Ja(1), La(2)</w:t>
            </w:r>
          </w:p>
        </w:tc>
      </w:tr>
      <w:tr w:rsidR="006C1A11" w:rsidRPr="00445A39" w14:paraId="56D1A399"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3B50E1">
            <w:pPr>
              <w:rPr>
                <w:i/>
                <w:iCs/>
                <w:sz w:val="20"/>
                <w:szCs w:val="20"/>
                <w:lang w:eastAsia="en-GB"/>
              </w:rPr>
            </w:pPr>
            <w:r w:rsidRPr="00445A39">
              <w:rPr>
                <w:i/>
                <w:iCs/>
                <w:sz w:val="20"/>
                <w:szCs w:val="20"/>
                <w:lang w:eastAsia="en-GB"/>
              </w:rPr>
              <w:t xml:space="preserve">Sependophilus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3B50E1">
            <w:pPr>
              <w:rPr>
                <w:lang w:eastAsia="en-GB"/>
              </w:rPr>
            </w:pPr>
            <w:r w:rsidRPr="00445A39">
              <w:rPr>
                <w:lang w:eastAsia="en-GB"/>
              </w:rPr>
              <w:t>W(1)</w:t>
            </w:r>
          </w:p>
        </w:tc>
      </w:tr>
      <w:tr w:rsidR="006C1A11" w:rsidRPr="00445A39" w14:paraId="213569D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3B50E1">
            <w:pPr>
              <w:rPr>
                <w:i/>
                <w:iCs/>
                <w:sz w:val="20"/>
                <w:szCs w:val="20"/>
                <w:lang w:eastAsia="en-GB"/>
              </w:rPr>
            </w:pPr>
            <w:r w:rsidRPr="00445A39">
              <w:rPr>
                <w:i/>
                <w:iCs/>
                <w:sz w:val="20"/>
                <w:szCs w:val="20"/>
                <w:lang w:eastAsia="en-GB"/>
              </w:rPr>
              <w:t xml:space="preserve">Tachyporus scitulus </w:t>
            </w:r>
            <w:r w:rsidRPr="000F52B1">
              <w:rPr>
                <w:iCs/>
                <w:sz w:val="20"/>
                <w:szCs w:val="20"/>
                <w:lang w:eastAsia="en-GB"/>
              </w:rPr>
              <w:t>Erichson,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3B50E1">
            <w:pPr>
              <w:rPr>
                <w:lang w:eastAsia="en-GB"/>
              </w:rPr>
            </w:pPr>
            <w:r w:rsidRPr="00445A39">
              <w:rPr>
                <w:lang w:eastAsia="en-GB"/>
              </w:rPr>
              <w:t>Ab(1), Ed(2), F(2), La(1)</w:t>
            </w:r>
          </w:p>
        </w:tc>
      </w:tr>
      <w:tr w:rsidR="006C1A11" w:rsidRPr="00445A39" w14:paraId="057DDCC4"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3B50E1">
            <w:pPr>
              <w:rPr>
                <w:i/>
                <w:iCs/>
                <w:sz w:val="20"/>
                <w:szCs w:val="20"/>
                <w:lang w:eastAsia="en-GB"/>
              </w:rPr>
            </w:pPr>
            <w:r w:rsidRPr="00445A39">
              <w:rPr>
                <w:i/>
                <w:iCs/>
                <w:sz w:val="20"/>
                <w:szCs w:val="20"/>
                <w:lang w:eastAsia="en-GB"/>
              </w:rPr>
              <w:lastRenderedPageBreak/>
              <w:t xml:space="preserve">Tachyporus solutus </w:t>
            </w:r>
            <w:r w:rsidRPr="000F52B1">
              <w:rPr>
                <w:iCs/>
                <w:sz w:val="20"/>
                <w:szCs w:val="20"/>
                <w:lang w:eastAsia="en-GB"/>
              </w:rPr>
              <w:t>Erichson,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3B50E1">
            <w:pPr>
              <w:rPr>
                <w:lang w:eastAsia="en-GB"/>
              </w:rPr>
            </w:pPr>
            <w:r w:rsidRPr="00445A39">
              <w:rPr>
                <w:lang w:eastAsia="en-GB"/>
              </w:rPr>
              <w:t>Ed(1)</w:t>
            </w:r>
          </w:p>
        </w:tc>
      </w:tr>
      <w:tr w:rsidR="006C1A11" w:rsidRPr="00445A39" w14:paraId="68181D8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3B50E1">
            <w:pPr>
              <w:rPr>
                <w:b/>
                <w:iCs/>
                <w:lang w:eastAsia="en-GB"/>
              </w:rPr>
            </w:pPr>
            <w:r w:rsidRPr="00445A39">
              <w:rPr>
                <w:b/>
                <w:iCs/>
                <w:lang w:eastAsia="en-GB"/>
              </w:rPr>
              <w:t>Habrocerinae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3B50E1">
            <w:pPr>
              <w:rPr>
                <w:lang w:eastAsia="en-GB"/>
              </w:rPr>
            </w:pPr>
          </w:p>
        </w:tc>
      </w:tr>
      <w:tr w:rsidR="006C1A11" w:rsidRPr="00445A39" w14:paraId="39A00C4A"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3B50E1">
            <w:pPr>
              <w:rPr>
                <w:i/>
                <w:iCs/>
                <w:sz w:val="20"/>
                <w:szCs w:val="20"/>
                <w:lang w:eastAsia="en-GB"/>
              </w:rPr>
            </w:pPr>
            <w:r w:rsidRPr="00445A39">
              <w:rPr>
                <w:i/>
                <w:iCs/>
                <w:sz w:val="20"/>
                <w:szCs w:val="20"/>
                <w:lang w:eastAsia="en-GB"/>
              </w:rPr>
              <w:t xml:space="preserve">Habrocerus piscidus </w:t>
            </w:r>
            <w:r w:rsidRPr="000F52B1">
              <w:rPr>
                <w:iCs/>
                <w:sz w:val="20"/>
                <w:szCs w:val="20"/>
                <w:lang w:eastAsia="en-GB"/>
              </w:rPr>
              <w:t>Korge,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3B50E1">
            <w:pPr>
              <w:rPr>
                <w:lang w:eastAsia="en-GB"/>
              </w:rPr>
            </w:pPr>
            <w:r w:rsidRPr="00445A39">
              <w:rPr>
                <w:lang w:eastAsia="en-GB"/>
              </w:rPr>
              <w:t>Da(5), Ja(1), Ma(4), Vb(2)</w:t>
            </w:r>
          </w:p>
        </w:tc>
      </w:tr>
      <w:tr w:rsidR="006C1A11" w:rsidRPr="00445A39" w14:paraId="34DC021E"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3B50E1">
            <w:pPr>
              <w:rPr>
                <w:b/>
                <w:iCs/>
                <w:lang w:eastAsia="en-GB"/>
              </w:rPr>
            </w:pPr>
            <w:r w:rsidRPr="00445A39">
              <w:rPr>
                <w:b/>
                <w:iCs/>
                <w:lang w:eastAsia="en-GB"/>
              </w:rPr>
              <w:t>Aleocharinae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3B50E1">
            <w:pPr>
              <w:rPr>
                <w:lang w:eastAsia="en-GB"/>
              </w:rPr>
            </w:pPr>
          </w:p>
        </w:tc>
      </w:tr>
      <w:tr w:rsidR="006C1A11" w:rsidRPr="00445A39" w14:paraId="0499364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3B50E1">
            <w:pPr>
              <w:rPr>
                <w:i/>
                <w:iCs/>
                <w:sz w:val="20"/>
                <w:szCs w:val="20"/>
                <w:lang w:eastAsia="en-GB"/>
              </w:rPr>
            </w:pPr>
            <w:r w:rsidRPr="00445A39">
              <w:rPr>
                <w:i/>
                <w:iCs/>
                <w:sz w:val="20"/>
                <w:szCs w:val="20"/>
                <w:lang w:eastAsia="en-GB"/>
              </w:rPr>
              <w:t xml:space="preserve">Alevonota rufotestacea </w:t>
            </w:r>
            <w:r w:rsidRPr="000F52B1">
              <w:rPr>
                <w:iCs/>
                <w:sz w:val="20"/>
                <w:szCs w:val="20"/>
                <w:lang w:eastAsia="en-GB"/>
              </w:rPr>
              <w:t>Kraatz,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3B50E1">
            <w:pPr>
              <w:rPr>
                <w:lang w:eastAsia="en-GB"/>
              </w:rPr>
            </w:pPr>
            <w:r w:rsidRPr="00445A39">
              <w:rPr>
                <w:lang w:eastAsia="en-GB"/>
              </w:rPr>
              <w:t>Ia(1)</w:t>
            </w:r>
          </w:p>
        </w:tc>
      </w:tr>
      <w:tr w:rsidR="006C1A11" w:rsidRPr="00445A39" w14:paraId="6E3F978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3B50E1">
            <w:pPr>
              <w:rPr>
                <w:iCs/>
                <w:sz w:val="20"/>
                <w:szCs w:val="20"/>
                <w:lang w:eastAsia="en-GB"/>
              </w:rPr>
            </w:pPr>
            <w:r>
              <w:rPr>
                <w:i/>
                <w:iCs/>
                <w:sz w:val="20"/>
                <w:szCs w:val="20"/>
                <w:lang w:eastAsia="en-GB"/>
              </w:rPr>
              <w:t xml:space="preserve">Aloconota cambrica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3B50E1">
            <w:pPr>
              <w:rPr>
                <w:lang w:eastAsia="en-GB"/>
              </w:rPr>
            </w:pPr>
            <w:r>
              <w:rPr>
                <w:lang w:eastAsia="en-GB"/>
              </w:rPr>
              <w:t>R(1)</w:t>
            </w:r>
          </w:p>
        </w:tc>
      </w:tr>
      <w:tr w:rsidR="006C1A11" w:rsidRPr="00445A39" w14:paraId="499CCAC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3B50E1">
            <w:pPr>
              <w:rPr>
                <w:lang w:eastAsia="en-GB"/>
              </w:rPr>
            </w:pPr>
            <w:r w:rsidRPr="00445A39">
              <w:rPr>
                <w:i/>
                <w:iCs/>
                <w:sz w:val="20"/>
                <w:szCs w:val="20"/>
                <w:lang w:eastAsia="en-GB"/>
              </w:rPr>
              <w:t xml:space="preserve">Aloconota gregaria </w:t>
            </w:r>
            <w:r w:rsidRPr="00445A39">
              <w:rPr>
                <w:sz w:val="20"/>
                <w:szCs w:val="20"/>
                <w:lang w:eastAsia="en-GB"/>
              </w:rPr>
              <w:t>Erichson,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3B50E1">
            <w:pPr>
              <w:rPr>
                <w:lang w:eastAsia="en-GB"/>
              </w:rPr>
            </w:pPr>
            <w:r w:rsidRPr="00445A39">
              <w:rPr>
                <w:lang w:eastAsia="en-GB"/>
              </w:rPr>
              <w:t>Ba(1), Ec(1)</w:t>
            </w:r>
          </w:p>
        </w:tc>
      </w:tr>
      <w:tr w:rsidR="006C1A11" w:rsidRPr="00445A39" w14:paraId="35023F1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3B50E1">
            <w:pPr>
              <w:rPr>
                <w:lang w:eastAsia="en-GB"/>
              </w:rPr>
            </w:pPr>
            <w:r w:rsidRPr="00445A39">
              <w:rPr>
                <w:i/>
                <w:iCs/>
                <w:sz w:val="20"/>
                <w:szCs w:val="20"/>
                <w:lang w:eastAsia="en-GB"/>
              </w:rPr>
              <w:t xml:space="preserve">Atheta amicula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3B50E1">
            <w:pPr>
              <w:rPr>
                <w:lang w:eastAsia="en-GB"/>
              </w:rPr>
            </w:pPr>
            <w:r w:rsidRPr="00445A39">
              <w:rPr>
                <w:lang w:eastAsia="en-GB"/>
              </w:rPr>
              <w:t>Ec(5)d(1)e(11), Lc(1)</w:t>
            </w:r>
          </w:p>
        </w:tc>
      </w:tr>
      <w:tr w:rsidR="006C1A11" w:rsidRPr="00445A39" w14:paraId="5CCEBD8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3B50E1">
            <w:pPr>
              <w:rPr>
                <w:lang w:eastAsia="en-GB"/>
              </w:rPr>
            </w:pPr>
            <w:r w:rsidRPr="00445A39">
              <w:rPr>
                <w:i/>
                <w:iCs/>
                <w:sz w:val="20"/>
                <w:szCs w:val="20"/>
                <w:lang w:eastAsia="en-GB"/>
              </w:rPr>
              <w:t>Atheta atramentaria</w:t>
            </w:r>
            <w:r w:rsidRPr="00445A39">
              <w:rPr>
                <w:sz w:val="20"/>
                <w:szCs w:val="20"/>
                <w:lang w:eastAsia="en-GB"/>
              </w:rPr>
              <w:t xml:space="preserve"> Gyllenhal,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3B50E1">
            <w:pPr>
              <w:rPr>
                <w:lang w:eastAsia="en-GB"/>
              </w:rPr>
            </w:pPr>
            <w:r w:rsidRPr="00445A39">
              <w:rPr>
                <w:lang w:eastAsia="en-GB"/>
              </w:rPr>
              <w:t>Da(1), Ia(1), Lc(5)</w:t>
            </w:r>
          </w:p>
        </w:tc>
      </w:tr>
      <w:tr w:rsidR="006C1A11" w:rsidRPr="00445A39" w14:paraId="2904F1C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3B50E1">
            <w:pPr>
              <w:rPr>
                <w:lang w:eastAsia="en-GB"/>
              </w:rPr>
            </w:pPr>
            <w:r w:rsidRPr="00445A39">
              <w:rPr>
                <w:i/>
                <w:iCs/>
                <w:sz w:val="20"/>
                <w:szCs w:val="20"/>
                <w:lang w:eastAsia="en-GB"/>
              </w:rPr>
              <w:t xml:space="preserve">Atheta aquatilis </w:t>
            </w:r>
            <w:r w:rsidRPr="00445A39">
              <w:rPr>
                <w:sz w:val="20"/>
                <w:szCs w:val="20"/>
                <w:lang w:eastAsia="en-GB"/>
              </w:rPr>
              <w:t>Thomsom,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3B50E1">
            <w:pPr>
              <w:rPr>
                <w:lang w:eastAsia="en-GB"/>
              </w:rPr>
            </w:pPr>
            <w:r w:rsidRPr="00445A39">
              <w:rPr>
                <w:lang w:eastAsia="en-GB"/>
              </w:rPr>
              <w:t>Ec(3)d(4)e(5), La(5), Lc(3), Na(1)</w:t>
            </w:r>
            <w:r>
              <w:rPr>
                <w:lang w:eastAsia="en-GB"/>
              </w:rPr>
              <w:t>, Ob(1), Pb(3)</w:t>
            </w:r>
          </w:p>
        </w:tc>
      </w:tr>
      <w:tr w:rsidR="006C1A11" w:rsidRPr="00445A39" w14:paraId="4B43BFFD"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3B50E1">
            <w:pPr>
              <w:rPr>
                <w:lang w:eastAsia="en-GB"/>
              </w:rPr>
            </w:pPr>
            <w:r w:rsidRPr="00445A39">
              <w:rPr>
                <w:i/>
                <w:iCs/>
                <w:sz w:val="20"/>
                <w:szCs w:val="20"/>
                <w:lang w:eastAsia="en-GB"/>
              </w:rPr>
              <w:t xml:space="preserve">Atheta crassicornis </w:t>
            </w:r>
            <w:r w:rsidRPr="00445A39">
              <w:rPr>
                <w:sz w:val="20"/>
                <w:szCs w:val="20"/>
                <w:lang w:eastAsia="en-GB"/>
              </w:rPr>
              <w:t>Fabricius,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3B50E1">
            <w:pPr>
              <w:rPr>
                <w:lang w:eastAsia="en-GB"/>
              </w:rPr>
            </w:pPr>
            <w:r w:rsidRPr="00445A39">
              <w:rPr>
                <w:lang w:eastAsia="en-GB"/>
              </w:rPr>
              <w:t>Ec(4),d(1), La(5)c(6), Na(11)</w:t>
            </w:r>
          </w:p>
        </w:tc>
      </w:tr>
      <w:tr w:rsidR="006C1A11" w:rsidRPr="00445A39" w14:paraId="0C7CB867"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3B50E1">
            <w:pPr>
              <w:rPr>
                <w:lang w:eastAsia="en-GB"/>
              </w:rPr>
            </w:pPr>
            <w:r w:rsidRPr="00445A39">
              <w:rPr>
                <w:i/>
                <w:iCs/>
                <w:sz w:val="20"/>
                <w:szCs w:val="20"/>
                <w:lang w:eastAsia="en-GB"/>
              </w:rPr>
              <w:t xml:space="preserve">Atheta  fungi fungi </w:t>
            </w:r>
            <w:r w:rsidRPr="00445A39">
              <w:rPr>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3B50E1">
            <w:pPr>
              <w:rPr>
                <w:lang w:eastAsia="en-GB"/>
              </w:rPr>
            </w:pPr>
            <w:r w:rsidRPr="00445A39">
              <w:rPr>
                <w:lang w:eastAsia="en-GB"/>
              </w:rPr>
              <w:t>Ec(1), La(1)</w:t>
            </w:r>
            <w:r>
              <w:rPr>
                <w:lang w:eastAsia="en-GB"/>
              </w:rPr>
              <w:t>, Oa(14), Ob(1), Pb(9), Vb(10), W(2)</w:t>
            </w:r>
          </w:p>
        </w:tc>
      </w:tr>
      <w:tr w:rsidR="006C1A11" w:rsidRPr="00445A39" w14:paraId="4A1966AD"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3B50E1">
            <w:pPr>
              <w:rPr>
                <w:lang w:eastAsia="en-GB"/>
              </w:rPr>
            </w:pPr>
            <w:r w:rsidRPr="00445A39">
              <w:rPr>
                <w:i/>
                <w:iCs/>
                <w:sz w:val="20"/>
                <w:szCs w:val="20"/>
                <w:lang w:eastAsia="en-GB"/>
              </w:rPr>
              <w:t xml:space="preserve">Atheta (s. str.) graminicola </w:t>
            </w:r>
            <w:r w:rsidRPr="00445A39">
              <w:rPr>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3B50E1">
            <w:pPr>
              <w:rPr>
                <w:lang w:eastAsia="en-GB"/>
              </w:rPr>
            </w:pPr>
            <w:r w:rsidRPr="00445A39">
              <w:rPr>
                <w:lang w:eastAsia="en-GB"/>
              </w:rPr>
              <w:t>Ec(1), La(1), Lc(2)</w:t>
            </w:r>
          </w:p>
        </w:tc>
      </w:tr>
      <w:tr w:rsidR="006C1A11" w:rsidRPr="00737A17" w14:paraId="6D2DF9EA"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3B50E1">
            <w:pPr>
              <w:rPr>
                <w:lang w:eastAsia="en-GB"/>
              </w:rPr>
            </w:pPr>
            <w:r w:rsidRPr="00445A39">
              <w:rPr>
                <w:i/>
                <w:iCs/>
                <w:sz w:val="20"/>
                <w:szCs w:val="20"/>
                <w:lang w:eastAsia="en-GB"/>
              </w:rPr>
              <w:t xml:space="preserve">Atheta orbata </w:t>
            </w:r>
            <w:r w:rsidRPr="00445A39">
              <w:rPr>
                <w:sz w:val="20"/>
                <w:szCs w:val="20"/>
                <w:lang w:eastAsia="en-GB"/>
              </w:rPr>
              <w:t>Erichson,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3B50E1">
            <w:pPr>
              <w:rPr>
                <w:lang w:val="da-DK" w:eastAsia="en-GB"/>
              </w:rPr>
            </w:pPr>
            <w:r w:rsidRPr="00445A39">
              <w:rPr>
                <w:lang w:val="da-DK" w:eastAsia="en-GB"/>
              </w:rPr>
              <w:t>Da(1), Ec(1),d(1), F(1), La(2), Na(2)</w:t>
            </w:r>
          </w:p>
        </w:tc>
      </w:tr>
      <w:tr w:rsidR="006C1A11" w:rsidRPr="00445A39" w14:paraId="2ACDD065"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3B50E1">
            <w:pPr>
              <w:rPr>
                <w:lang w:eastAsia="en-GB"/>
              </w:rPr>
            </w:pPr>
            <w:r w:rsidRPr="00445A39">
              <w:rPr>
                <w:i/>
                <w:iCs/>
                <w:sz w:val="20"/>
                <w:szCs w:val="20"/>
                <w:lang w:eastAsia="en-GB"/>
              </w:rPr>
              <w:t xml:space="preserve">Atheta (Ceritaxa) testaceipes </w:t>
            </w:r>
            <w:r w:rsidRPr="00445A39">
              <w:rPr>
                <w:sz w:val="20"/>
                <w:szCs w:val="20"/>
                <w:lang w:eastAsia="en-GB"/>
              </w:rPr>
              <w:t>Heer,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3B50E1">
            <w:pPr>
              <w:rPr>
                <w:lang w:eastAsia="en-GB"/>
              </w:rPr>
            </w:pPr>
            <w:r w:rsidRPr="00445A39">
              <w:rPr>
                <w:lang w:eastAsia="en-GB"/>
              </w:rPr>
              <w:t>Da(1)</w:t>
            </w:r>
          </w:p>
        </w:tc>
      </w:tr>
      <w:tr w:rsidR="006C1A11" w:rsidRPr="00445A39" w14:paraId="127528D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3B50E1">
            <w:pPr>
              <w:rPr>
                <w:lang w:eastAsia="en-GB"/>
              </w:rPr>
            </w:pPr>
            <w:r w:rsidRPr="00445A39">
              <w:rPr>
                <w:i/>
                <w:iCs/>
                <w:sz w:val="20"/>
                <w:szCs w:val="20"/>
                <w:lang w:eastAsia="en-GB"/>
              </w:rPr>
              <w:t xml:space="preserve">Atheta trinotata </w:t>
            </w:r>
            <w:r w:rsidRPr="00445A39">
              <w:rPr>
                <w:sz w:val="20"/>
                <w:szCs w:val="20"/>
                <w:lang w:eastAsia="en-GB"/>
              </w:rPr>
              <w:t>Kraatz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3B50E1">
            <w:pPr>
              <w:rPr>
                <w:lang w:eastAsia="en-GB"/>
              </w:rPr>
            </w:pPr>
            <w:r w:rsidRPr="00445A39">
              <w:rPr>
                <w:lang w:eastAsia="en-GB"/>
              </w:rPr>
              <w:t>La(4), Lc(7), Ma(3)</w:t>
            </w:r>
          </w:p>
        </w:tc>
      </w:tr>
      <w:tr w:rsidR="006C1A11" w:rsidRPr="00445A39" w14:paraId="6380530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3B50E1">
            <w:pPr>
              <w:rPr>
                <w:lang w:eastAsia="en-GB"/>
              </w:rPr>
            </w:pPr>
            <w:r w:rsidRPr="00445A39">
              <w:rPr>
                <w:i/>
                <w:iCs/>
                <w:sz w:val="20"/>
                <w:szCs w:val="20"/>
                <w:lang w:eastAsia="en-GB"/>
              </w:rPr>
              <w:t>Bolitobius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3B50E1">
            <w:pPr>
              <w:rPr>
                <w:lang w:eastAsia="en-GB"/>
              </w:rPr>
            </w:pPr>
            <w:r w:rsidRPr="00445A39">
              <w:rPr>
                <w:lang w:eastAsia="en-GB"/>
              </w:rPr>
              <w:t>Db(3)</w:t>
            </w:r>
          </w:p>
        </w:tc>
      </w:tr>
      <w:tr w:rsidR="006C1A11" w:rsidRPr="00445A39" w14:paraId="11B1F4F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3B50E1">
            <w:pPr>
              <w:rPr>
                <w:lang w:eastAsia="en-GB"/>
              </w:rPr>
            </w:pPr>
            <w:r w:rsidRPr="00445A39">
              <w:rPr>
                <w:i/>
                <w:iCs/>
                <w:sz w:val="20"/>
                <w:szCs w:val="20"/>
                <w:lang w:eastAsia="en-GB"/>
              </w:rPr>
              <w:t xml:space="preserve">Dalotia coriaria </w:t>
            </w:r>
            <w:r w:rsidRPr="00445A39">
              <w:rPr>
                <w:sz w:val="20"/>
                <w:szCs w:val="20"/>
                <w:lang w:eastAsia="en-GB"/>
              </w:rPr>
              <w:t>Kraatz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3B50E1">
            <w:pPr>
              <w:rPr>
                <w:lang w:eastAsia="en-GB"/>
              </w:rPr>
            </w:pPr>
            <w:r w:rsidRPr="00445A39">
              <w:rPr>
                <w:lang w:eastAsia="en-GB"/>
              </w:rPr>
              <w:t>La(3), Ma(1), Na(1)</w:t>
            </w:r>
          </w:p>
        </w:tc>
      </w:tr>
      <w:tr w:rsidR="006C1A11" w:rsidRPr="00445A39" w14:paraId="0A0B4A5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3B50E1">
            <w:pPr>
              <w:rPr>
                <w:iCs/>
                <w:sz w:val="20"/>
                <w:szCs w:val="20"/>
                <w:lang w:eastAsia="en-GB"/>
              </w:rPr>
            </w:pPr>
            <w:r>
              <w:rPr>
                <w:i/>
                <w:iCs/>
                <w:sz w:val="20"/>
                <w:szCs w:val="20"/>
                <w:lang w:eastAsia="en-GB"/>
              </w:rPr>
              <w:t xml:space="preserve">Falagria sulcatula </w:t>
            </w:r>
            <w:r>
              <w:rPr>
                <w:iCs/>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3B50E1">
            <w:pPr>
              <w:rPr>
                <w:lang w:eastAsia="en-GB"/>
              </w:rPr>
            </w:pPr>
            <w:r>
              <w:rPr>
                <w:lang w:eastAsia="en-GB"/>
              </w:rPr>
              <w:t>Sb(1)</w:t>
            </w:r>
          </w:p>
        </w:tc>
      </w:tr>
      <w:tr w:rsidR="006C1A11" w:rsidRPr="00737A17" w14:paraId="1D7CBF8D"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3B50E1">
            <w:pPr>
              <w:rPr>
                <w:lang w:eastAsia="en-GB"/>
              </w:rPr>
            </w:pPr>
            <w:r w:rsidRPr="00445A39">
              <w:rPr>
                <w:i/>
                <w:iCs/>
                <w:sz w:val="20"/>
                <w:szCs w:val="20"/>
                <w:lang w:eastAsia="en-GB"/>
              </w:rPr>
              <w:lastRenderedPageBreak/>
              <w:t xml:space="preserve">Geostiba oertzeni </w:t>
            </w:r>
            <w:r w:rsidRPr="00445A39">
              <w:rPr>
                <w:sz w:val="20"/>
                <w:szCs w:val="20"/>
                <w:lang w:eastAsia="en-GB"/>
              </w:rPr>
              <w:t>Eppelsheim,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3B50E1">
            <w:pPr>
              <w:rPr>
                <w:lang w:val="da-DK" w:eastAsia="en-GB"/>
              </w:rPr>
            </w:pPr>
            <w:r w:rsidRPr="00445A39">
              <w:rPr>
                <w:lang w:val="da-DK" w:eastAsia="en-GB"/>
              </w:rPr>
              <w:t>Ja(1), La(1), Lc(7), Ma(4), Na(12)</w:t>
            </w:r>
          </w:p>
        </w:tc>
      </w:tr>
      <w:tr w:rsidR="006C1A11" w:rsidRPr="00445A39" w14:paraId="33CEBD5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3B50E1">
            <w:pPr>
              <w:rPr>
                <w:iCs/>
                <w:sz w:val="20"/>
                <w:szCs w:val="20"/>
                <w:lang w:eastAsia="en-GB"/>
              </w:rPr>
            </w:pPr>
            <w:r>
              <w:rPr>
                <w:i/>
                <w:iCs/>
                <w:sz w:val="20"/>
                <w:szCs w:val="20"/>
                <w:lang w:eastAsia="en-GB"/>
              </w:rPr>
              <w:t xml:space="preserve">Ischnopoda umbratica </w:t>
            </w:r>
            <w:r>
              <w:rPr>
                <w:iCs/>
                <w:sz w:val="20"/>
                <w:szCs w:val="20"/>
                <w:lang w:eastAsia="en-GB"/>
              </w:rPr>
              <w:t>Erichson,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3B50E1">
            <w:pPr>
              <w:rPr>
                <w:lang w:val="da-DK" w:eastAsia="en-GB"/>
              </w:rPr>
            </w:pPr>
            <w:r>
              <w:rPr>
                <w:lang w:val="da-DK" w:eastAsia="en-GB"/>
              </w:rPr>
              <w:t>Oa(26)</w:t>
            </w:r>
          </w:p>
        </w:tc>
      </w:tr>
      <w:tr w:rsidR="006C1A11" w:rsidRPr="00445A39" w14:paraId="46B1A542"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3B50E1">
            <w:pPr>
              <w:rPr>
                <w:lang w:eastAsia="en-GB"/>
              </w:rPr>
            </w:pPr>
            <w:r w:rsidRPr="00445A39">
              <w:rPr>
                <w:i/>
                <w:iCs/>
                <w:sz w:val="20"/>
                <w:szCs w:val="20"/>
                <w:lang w:eastAsia="en-GB"/>
              </w:rPr>
              <w:t>Leptusa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3B50E1">
            <w:pPr>
              <w:rPr>
                <w:lang w:eastAsia="en-GB"/>
              </w:rPr>
            </w:pPr>
            <w:r w:rsidRPr="00445A39">
              <w:rPr>
                <w:lang w:eastAsia="en-GB"/>
              </w:rPr>
              <w:t>C(3)</w:t>
            </w:r>
          </w:p>
        </w:tc>
      </w:tr>
      <w:tr w:rsidR="006C1A11" w:rsidRPr="00445A39" w14:paraId="1AC20A85"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3B50E1">
            <w:pPr>
              <w:rPr>
                <w:lang w:eastAsia="en-GB"/>
              </w:rPr>
            </w:pPr>
            <w:r w:rsidRPr="00445A39">
              <w:rPr>
                <w:i/>
                <w:iCs/>
                <w:sz w:val="20"/>
                <w:szCs w:val="20"/>
                <w:lang w:eastAsia="en-GB"/>
              </w:rPr>
              <w:t xml:space="preserve">Liogluta microptera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3B50E1">
            <w:pPr>
              <w:rPr>
                <w:lang w:eastAsia="en-GB"/>
              </w:rPr>
            </w:pPr>
            <w:r w:rsidRPr="00445A39">
              <w:rPr>
                <w:lang w:eastAsia="en-GB"/>
              </w:rPr>
              <w:t>Ec(1)</w:t>
            </w:r>
          </w:p>
        </w:tc>
      </w:tr>
      <w:tr w:rsidR="006C1A11" w:rsidRPr="00445A39" w14:paraId="4646F9F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3B50E1">
            <w:pPr>
              <w:rPr>
                <w:iCs/>
                <w:sz w:val="20"/>
                <w:szCs w:val="20"/>
                <w:lang w:eastAsia="en-GB"/>
              </w:rPr>
            </w:pPr>
            <w:r>
              <w:rPr>
                <w:i/>
                <w:iCs/>
                <w:sz w:val="20"/>
                <w:szCs w:val="20"/>
                <w:lang w:eastAsia="en-GB"/>
              </w:rPr>
              <w:t xml:space="preserve">Myllaena intermedia </w:t>
            </w:r>
            <w:r>
              <w:rPr>
                <w:iCs/>
                <w:sz w:val="20"/>
                <w:szCs w:val="20"/>
                <w:lang w:eastAsia="en-GB"/>
              </w:rPr>
              <w:t>Erichson,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3B50E1">
            <w:pPr>
              <w:rPr>
                <w:lang w:eastAsia="en-GB"/>
              </w:rPr>
            </w:pPr>
            <w:r>
              <w:rPr>
                <w:lang w:eastAsia="en-GB"/>
              </w:rPr>
              <w:t>Oa(1)</w:t>
            </w:r>
          </w:p>
        </w:tc>
      </w:tr>
      <w:tr w:rsidR="006C1A11" w:rsidRPr="00445A39" w14:paraId="500E90E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3B50E1">
            <w:pPr>
              <w:rPr>
                <w:lang w:eastAsia="en-GB"/>
              </w:rPr>
            </w:pPr>
            <w:r w:rsidRPr="00445A39">
              <w:rPr>
                <w:i/>
                <w:iCs/>
                <w:sz w:val="20"/>
                <w:szCs w:val="20"/>
                <w:lang w:eastAsia="en-GB"/>
              </w:rPr>
              <w:t xml:space="preserve">Ocalea badia </w:t>
            </w:r>
            <w:r w:rsidRPr="00445A39">
              <w:rPr>
                <w:sz w:val="20"/>
                <w:szCs w:val="20"/>
                <w:lang w:eastAsia="en-GB"/>
              </w:rPr>
              <w:t>Erichson,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3B50E1">
            <w:pPr>
              <w:rPr>
                <w:lang w:eastAsia="en-GB"/>
              </w:rPr>
            </w:pPr>
            <w:r w:rsidRPr="00445A39">
              <w:rPr>
                <w:lang w:eastAsia="en-GB"/>
              </w:rPr>
              <w:t>Ec(2), La(1), Na(1)</w:t>
            </w:r>
          </w:p>
        </w:tc>
      </w:tr>
      <w:tr w:rsidR="006C1A11" w:rsidRPr="00445A39" w14:paraId="27CFB3F9"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3B50E1">
            <w:pPr>
              <w:rPr>
                <w:lang w:eastAsia="en-GB"/>
              </w:rPr>
            </w:pPr>
            <w:r w:rsidRPr="00445A39">
              <w:rPr>
                <w:i/>
                <w:iCs/>
                <w:sz w:val="20"/>
                <w:szCs w:val="20"/>
                <w:lang w:eastAsia="en-GB"/>
              </w:rPr>
              <w:t xml:space="preserve">Oxypoda abdominalis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3B50E1">
            <w:pPr>
              <w:rPr>
                <w:lang w:eastAsia="en-GB"/>
              </w:rPr>
            </w:pPr>
            <w:r w:rsidRPr="00445A39">
              <w:rPr>
                <w:lang w:eastAsia="en-GB"/>
              </w:rPr>
              <w:t>Ia(1), La(2), Ma(1), Na(1)</w:t>
            </w:r>
            <w:r>
              <w:rPr>
                <w:lang w:eastAsia="en-GB"/>
              </w:rPr>
              <w:t>, Vb(1)</w:t>
            </w:r>
          </w:p>
        </w:tc>
      </w:tr>
      <w:tr w:rsidR="006C1A11" w:rsidRPr="00445A39" w14:paraId="79D6DFE9"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3B50E1">
            <w:pPr>
              <w:rPr>
                <w:lang w:eastAsia="en-GB"/>
              </w:rPr>
            </w:pPr>
            <w:r w:rsidRPr="00445A39">
              <w:rPr>
                <w:i/>
                <w:iCs/>
                <w:sz w:val="20"/>
                <w:szCs w:val="20"/>
                <w:lang w:eastAsia="en-GB"/>
              </w:rPr>
              <w:t xml:space="preserve">Oxypoda alternans </w:t>
            </w:r>
            <w:r w:rsidRPr="00445A39">
              <w:rPr>
                <w:sz w:val="20"/>
                <w:szCs w:val="20"/>
                <w:lang w:eastAsia="en-GB"/>
              </w:rPr>
              <w:t>Gravenhorst,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3B50E1">
            <w:pPr>
              <w:rPr>
                <w:lang w:eastAsia="en-GB"/>
              </w:rPr>
            </w:pPr>
            <w:r w:rsidRPr="00445A39">
              <w:rPr>
                <w:lang w:eastAsia="en-GB"/>
              </w:rPr>
              <w:t>Ee(3)</w:t>
            </w:r>
          </w:p>
        </w:tc>
      </w:tr>
      <w:tr w:rsidR="006C1A11" w:rsidRPr="00445A39" w14:paraId="0E21801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3B50E1">
            <w:pPr>
              <w:rPr>
                <w:lang w:eastAsia="en-GB"/>
              </w:rPr>
            </w:pPr>
            <w:r w:rsidRPr="00445A39">
              <w:rPr>
                <w:i/>
                <w:iCs/>
                <w:sz w:val="20"/>
                <w:szCs w:val="20"/>
                <w:lang w:eastAsia="en-GB"/>
              </w:rPr>
              <w:t xml:space="preserve">Oxypoda induta </w:t>
            </w:r>
            <w:r w:rsidRPr="00445A39">
              <w:rPr>
                <w:sz w:val="20"/>
                <w:szCs w:val="20"/>
                <w:lang w:eastAsia="en-GB"/>
              </w:rPr>
              <w:t>Mulsant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3B50E1">
            <w:pPr>
              <w:rPr>
                <w:lang w:eastAsia="en-GB"/>
              </w:rPr>
            </w:pPr>
            <w:r w:rsidRPr="00445A39">
              <w:rPr>
                <w:lang w:eastAsia="en-GB"/>
              </w:rPr>
              <w:t>Ba(1), La(6), Lc(1), Ma(1), Na(4)</w:t>
            </w:r>
          </w:p>
        </w:tc>
      </w:tr>
      <w:tr w:rsidR="006C1A11" w:rsidRPr="00445A39" w14:paraId="7B6F172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3B50E1">
            <w:pPr>
              <w:rPr>
                <w:lang w:eastAsia="en-GB"/>
              </w:rPr>
            </w:pPr>
            <w:r w:rsidRPr="00445A39">
              <w:rPr>
                <w:i/>
                <w:iCs/>
                <w:sz w:val="20"/>
                <w:szCs w:val="20"/>
                <w:lang w:eastAsia="en-GB"/>
              </w:rPr>
              <w:t xml:space="preserve">Oxypoda opaca </w:t>
            </w:r>
            <w:r w:rsidRPr="00445A39">
              <w:rPr>
                <w:sz w:val="20"/>
                <w:szCs w:val="20"/>
                <w:lang w:eastAsia="en-GB"/>
              </w:rPr>
              <w:t>Gravenhorst,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3B50E1">
            <w:pPr>
              <w:rPr>
                <w:lang w:eastAsia="en-GB"/>
              </w:rPr>
            </w:pPr>
            <w:r w:rsidRPr="00445A39">
              <w:rPr>
                <w:lang w:eastAsia="en-GB"/>
              </w:rPr>
              <w:t>Ec(4)e(1)</w:t>
            </w:r>
          </w:p>
        </w:tc>
      </w:tr>
      <w:tr w:rsidR="006C1A11" w:rsidRPr="00445A39" w14:paraId="0BA439D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3B50E1">
            <w:pPr>
              <w:rPr>
                <w:lang w:eastAsia="en-GB"/>
              </w:rPr>
            </w:pPr>
            <w:r w:rsidRPr="00445A39">
              <w:rPr>
                <w:i/>
                <w:iCs/>
                <w:sz w:val="20"/>
                <w:szCs w:val="20"/>
                <w:lang w:eastAsia="en-GB"/>
              </w:rPr>
              <w:t xml:space="preserve">Oxypoda praecox </w:t>
            </w:r>
            <w:r w:rsidRPr="00445A39">
              <w:rPr>
                <w:sz w:val="20"/>
                <w:szCs w:val="20"/>
                <w:lang w:eastAsia="en-GB"/>
              </w:rPr>
              <w:t>Erichson,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3B50E1">
            <w:pPr>
              <w:rPr>
                <w:lang w:eastAsia="en-GB"/>
              </w:rPr>
            </w:pPr>
            <w:r w:rsidRPr="00445A39">
              <w:rPr>
                <w:lang w:eastAsia="en-GB"/>
              </w:rPr>
              <w:t>Da(1), Lc(2), Ma(1), Na(4)</w:t>
            </w:r>
          </w:p>
        </w:tc>
      </w:tr>
      <w:tr w:rsidR="006C1A11" w:rsidRPr="00445A39" w14:paraId="20EE9DC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3B50E1">
            <w:pPr>
              <w:rPr>
                <w:lang w:eastAsia="en-GB"/>
              </w:rPr>
            </w:pPr>
            <w:r w:rsidRPr="00445A39">
              <w:rPr>
                <w:i/>
                <w:iCs/>
                <w:sz w:val="20"/>
                <w:szCs w:val="20"/>
                <w:lang w:eastAsia="en-GB"/>
              </w:rPr>
              <w:t xml:space="preserve">Oxypoda togata </w:t>
            </w:r>
            <w:r w:rsidRPr="00445A39">
              <w:rPr>
                <w:sz w:val="20"/>
                <w:szCs w:val="20"/>
                <w:lang w:eastAsia="en-GB"/>
              </w:rPr>
              <w:t>Erichson,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3B50E1">
            <w:pPr>
              <w:rPr>
                <w:lang w:eastAsia="en-GB"/>
              </w:rPr>
            </w:pPr>
            <w:r w:rsidRPr="00445A39">
              <w:rPr>
                <w:lang w:eastAsia="en-GB"/>
              </w:rPr>
              <w:t>Ed(1)</w:t>
            </w:r>
          </w:p>
        </w:tc>
      </w:tr>
      <w:tr w:rsidR="006C1A11" w:rsidRPr="00445A39" w14:paraId="32F5578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3B50E1">
            <w:pPr>
              <w:rPr>
                <w:lang w:eastAsia="en-GB"/>
              </w:rPr>
            </w:pPr>
            <w:r w:rsidRPr="00445A39">
              <w:rPr>
                <w:b/>
                <w:bCs/>
                <w:lang w:eastAsia="en-GB"/>
              </w:rPr>
              <w:t>Oxytelinae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3B50E1">
            <w:pPr>
              <w:rPr>
                <w:lang w:eastAsia="en-GB"/>
              </w:rPr>
            </w:pPr>
          </w:p>
        </w:tc>
      </w:tr>
      <w:tr w:rsidR="006C1A11" w:rsidRPr="00737A17" w14:paraId="4DF5C70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3B50E1">
            <w:pPr>
              <w:rPr>
                <w:lang w:eastAsia="en-GB"/>
              </w:rPr>
            </w:pPr>
            <w:r w:rsidRPr="00445A39">
              <w:rPr>
                <w:i/>
                <w:iCs/>
                <w:sz w:val="20"/>
                <w:szCs w:val="20"/>
                <w:lang w:eastAsia="en-GB"/>
              </w:rPr>
              <w:t xml:space="preserve">Anotylus inustus </w:t>
            </w:r>
            <w:r w:rsidRPr="00445A39">
              <w:rPr>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3B50E1">
            <w:pPr>
              <w:rPr>
                <w:lang w:val="da-DK" w:eastAsia="en-GB"/>
              </w:rPr>
            </w:pPr>
            <w:r w:rsidRPr="00445A39">
              <w:rPr>
                <w:lang w:val="da-DK" w:eastAsia="en-GB"/>
              </w:rPr>
              <w:t>Ba(20), C(1), Da(20), Ed(5), Hb(4), Ia(2), Ja(54)b(6), Lc(42), Ma(6)</w:t>
            </w:r>
          </w:p>
        </w:tc>
      </w:tr>
      <w:tr w:rsidR="006C1A11" w:rsidRPr="00737A17" w14:paraId="43A66F3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3B50E1">
            <w:pPr>
              <w:rPr>
                <w:lang w:eastAsia="en-GB"/>
              </w:rPr>
            </w:pPr>
            <w:r w:rsidRPr="00445A39">
              <w:rPr>
                <w:i/>
                <w:iCs/>
                <w:sz w:val="20"/>
                <w:szCs w:val="20"/>
                <w:lang w:eastAsia="en-GB"/>
              </w:rPr>
              <w:t xml:space="preserve">Anotylus sculpturatus </w:t>
            </w:r>
            <w:r w:rsidRPr="00445A39">
              <w:rPr>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3B50E1">
            <w:pPr>
              <w:rPr>
                <w:lang w:val="da-DK" w:eastAsia="en-GB"/>
              </w:rPr>
            </w:pPr>
            <w:r w:rsidRPr="00445A39">
              <w:rPr>
                <w:lang w:val="da-DK" w:eastAsia="en-GB"/>
              </w:rPr>
              <w:t>Da(1), Ec(3)d(1), Ha(1), Ia(1), Ja(4)b(2), Ka(2)b(16), La(3)c(8), Ma(3)</w:t>
            </w:r>
          </w:p>
        </w:tc>
      </w:tr>
      <w:tr w:rsidR="006C1A11" w:rsidRPr="00445A39" w14:paraId="198C3C1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3B50E1">
            <w:pPr>
              <w:rPr>
                <w:lang w:eastAsia="en-GB"/>
              </w:rPr>
            </w:pPr>
            <w:r w:rsidRPr="00445A39">
              <w:rPr>
                <w:b/>
                <w:bCs/>
                <w:lang w:eastAsia="en-GB"/>
              </w:rPr>
              <w:t>Steninae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3B50E1">
            <w:pPr>
              <w:rPr>
                <w:lang w:eastAsia="en-GB"/>
              </w:rPr>
            </w:pPr>
          </w:p>
        </w:tc>
      </w:tr>
      <w:tr w:rsidR="006C1A11" w:rsidRPr="00445A39" w14:paraId="2131AC2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3B50E1">
            <w:pPr>
              <w:rPr>
                <w:lang w:eastAsia="en-GB"/>
              </w:rPr>
            </w:pPr>
            <w:r w:rsidRPr="00445A39">
              <w:rPr>
                <w:i/>
                <w:iCs/>
                <w:sz w:val="20"/>
                <w:szCs w:val="20"/>
                <w:lang w:eastAsia="en-GB"/>
              </w:rPr>
              <w:t xml:space="preserve">Stenus erythrocnemus </w:t>
            </w:r>
            <w:r w:rsidRPr="00445A39">
              <w:rPr>
                <w:sz w:val="20"/>
                <w:szCs w:val="20"/>
                <w:lang w:eastAsia="en-GB"/>
              </w:rPr>
              <w:t>Eppelsheim,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3B50E1">
            <w:pPr>
              <w:rPr>
                <w:lang w:eastAsia="en-GB"/>
              </w:rPr>
            </w:pPr>
            <w:r w:rsidRPr="00445A39">
              <w:rPr>
                <w:lang w:eastAsia="en-GB"/>
              </w:rPr>
              <w:t>Aa(1)</w:t>
            </w:r>
          </w:p>
        </w:tc>
      </w:tr>
      <w:tr w:rsidR="006C1A11" w:rsidRPr="00445A39" w14:paraId="2BAFB97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3B50E1">
            <w:pPr>
              <w:rPr>
                <w:lang w:eastAsia="en-GB"/>
              </w:rPr>
            </w:pPr>
            <w:r w:rsidRPr="00445A39">
              <w:rPr>
                <w:i/>
                <w:iCs/>
                <w:sz w:val="20"/>
                <w:szCs w:val="20"/>
                <w:lang w:eastAsia="en-GB"/>
              </w:rPr>
              <w:t xml:space="preserve">Stenus ludiy </w:t>
            </w:r>
            <w:r w:rsidRPr="00445A39">
              <w:rPr>
                <w:sz w:val="20"/>
                <w:szCs w:val="20"/>
                <w:lang w:eastAsia="en-GB"/>
              </w:rPr>
              <w:t>Fauvel,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3B50E1">
            <w:pPr>
              <w:rPr>
                <w:lang w:eastAsia="en-GB"/>
              </w:rPr>
            </w:pPr>
            <w:r w:rsidRPr="00445A39">
              <w:rPr>
                <w:lang w:eastAsia="en-GB"/>
              </w:rPr>
              <w:t>Da(15), Ea(1)c(1), Ha(10), Na(6)</w:t>
            </w:r>
          </w:p>
        </w:tc>
      </w:tr>
      <w:tr w:rsidR="006C1A11" w:rsidRPr="00445A39" w14:paraId="63C2D408"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3B50E1">
            <w:pPr>
              <w:rPr>
                <w:lang w:eastAsia="en-GB"/>
              </w:rPr>
            </w:pPr>
            <w:r w:rsidRPr="00445A39">
              <w:rPr>
                <w:i/>
                <w:iCs/>
                <w:sz w:val="20"/>
                <w:szCs w:val="20"/>
                <w:lang w:eastAsia="en-GB"/>
              </w:rPr>
              <w:lastRenderedPageBreak/>
              <w:t xml:space="preserve">Stenus ochropus </w:t>
            </w:r>
            <w:r w:rsidRPr="00445A39">
              <w:rPr>
                <w:sz w:val="20"/>
                <w:szCs w:val="20"/>
                <w:lang w:eastAsia="en-GB"/>
              </w:rPr>
              <w:t>Kiesenwetter,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3B50E1">
            <w:pPr>
              <w:rPr>
                <w:lang w:eastAsia="en-GB"/>
              </w:rPr>
            </w:pPr>
            <w:r w:rsidRPr="00445A39">
              <w:rPr>
                <w:lang w:eastAsia="en-GB"/>
              </w:rPr>
              <w:t>Ba(37), Ha(3), Na(2), La(2)</w:t>
            </w:r>
          </w:p>
        </w:tc>
      </w:tr>
      <w:tr w:rsidR="006C1A11" w:rsidRPr="00445A39" w14:paraId="36AFFF8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3B50E1">
            <w:pPr>
              <w:rPr>
                <w:lang w:eastAsia="en-GB"/>
              </w:rPr>
            </w:pPr>
            <w:r w:rsidRPr="00445A39">
              <w:rPr>
                <w:i/>
                <w:iCs/>
                <w:sz w:val="20"/>
                <w:szCs w:val="20"/>
                <w:lang w:eastAsia="en-GB"/>
              </w:rPr>
              <w:t>Stenus (Hypostenus)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3B50E1">
            <w:pPr>
              <w:rPr>
                <w:lang w:eastAsia="en-GB"/>
              </w:rPr>
            </w:pPr>
            <w:r w:rsidRPr="00445A39">
              <w:rPr>
                <w:lang w:eastAsia="en-GB"/>
              </w:rPr>
              <w:t>Sa(1)b(1)</w:t>
            </w:r>
          </w:p>
        </w:tc>
      </w:tr>
      <w:tr w:rsidR="006C1A11" w:rsidRPr="00445A39" w14:paraId="004FDE2A"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3B50E1">
            <w:pPr>
              <w:rPr>
                <w:lang w:eastAsia="en-GB"/>
              </w:rPr>
            </w:pPr>
            <w:r w:rsidRPr="00445A39">
              <w:rPr>
                <w:i/>
                <w:iCs/>
                <w:sz w:val="20"/>
                <w:szCs w:val="20"/>
                <w:lang w:eastAsia="en-GB"/>
              </w:rPr>
              <w:t>Stenus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3B50E1">
            <w:pPr>
              <w:rPr>
                <w:lang w:eastAsia="en-GB"/>
              </w:rPr>
            </w:pPr>
            <w:r w:rsidRPr="00445A39">
              <w:rPr>
                <w:lang w:eastAsia="en-GB"/>
              </w:rPr>
              <w:t>Aa(1), Sa(1)</w:t>
            </w:r>
          </w:p>
        </w:tc>
      </w:tr>
      <w:tr w:rsidR="006C1A11" w:rsidRPr="00445A39" w14:paraId="7083BC9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3B50E1">
            <w:pPr>
              <w:rPr>
                <w:lang w:eastAsia="en-GB"/>
              </w:rPr>
            </w:pPr>
            <w:r w:rsidRPr="00445A39">
              <w:rPr>
                <w:b/>
                <w:bCs/>
                <w:lang w:eastAsia="en-GB"/>
              </w:rPr>
              <w:t>Scydmaeninae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3B50E1">
            <w:pPr>
              <w:rPr>
                <w:lang w:eastAsia="en-GB"/>
              </w:rPr>
            </w:pPr>
          </w:p>
        </w:tc>
      </w:tr>
      <w:tr w:rsidR="006C1A11" w:rsidRPr="00445A39" w14:paraId="0AABFB0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3B50E1">
            <w:pPr>
              <w:rPr>
                <w:lang w:eastAsia="en-GB"/>
              </w:rPr>
            </w:pPr>
            <w:r w:rsidRPr="00445A39">
              <w:rPr>
                <w:i/>
                <w:iCs/>
                <w:sz w:val="20"/>
                <w:szCs w:val="20"/>
                <w:lang w:eastAsia="en-GB"/>
              </w:rPr>
              <w:t xml:space="preserve">Leptomastax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3B50E1">
            <w:pPr>
              <w:rPr>
                <w:lang w:eastAsia="en-GB"/>
              </w:rPr>
            </w:pPr>
            <w:r w:rsidRPr="00445A39">
              <w:rPr>
                <w:lang w:eastAsia="en-GB"/>
              </w:rPr>
              <w:t>Sa(1)</w:t>
            </w:r>
          </w:p>
        </w:tc>
      </w:tr>
      <w:tr w:rsidR="006C1A11" w:rsidRPr="00445A39" w14:paraId="504D8AA7"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3B50E1">
            <w:pPr>
              <w:rPr>
                <w:lang w:eastAsia="en-GB"/>
              </w:rPr>
            </w:pPr>
            <w:r w:rsidRPr="00445A39">
              <w:rPr>
                <w:b/>
                <w:bCs/>
                <w:lang w:eastAsia="en-GB"/>
              </w:rPr>
              <w:t>Paederinae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3B50E1">
            <w:pPr>
              <w:rPr>
                <w:lang w:eastAsia="en-GB"/>
              </w:rPr>
            </w:pPr>
          </w:p>
        </w:tc>
      </w:tr>
      <w:tr w:rsidR="006C1A11" w:rsidRPr="00445A39" w14:paraId="4C58B6C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3B50E1">
            <w:pPr>
              <w:rPr>
                <w:lang w:eastAsia="en-GB"/>
              </w:rPr>
            </w:pPr>
            <w:r w:rsidRPr="00445A39">
              <w:rPr>
                <w:i/>
                <w:iCs/>
                <w:sz w:val="20"/>
                <w:szCs w:val="20"/>
                <w:lang w:eastAsia="en-GB"/>
              </w:rPr>
              <w:t>Astenus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3B50E1">
            <w:pPr>
              <w:rPr>
                <w:lang w:eastAsia="en-GB"/>
              </w:rPr>
            </w:pPr>
            <w:r w:rsidRPr="00445A39">
              <w:rPr>
                <w:lang w:eastAsia="en-GB"/>
              </w:rPr>
              <w:t>W(1)</w:t>
            </w:r>
          </w:p>
        </w:tc>
      </w:tr>
      <w:tr w:rsidR="006C1A11" w:rsidRPr="00445A39" w14:paraId="4F796D83"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3B50E1">
            <w:pPr>
              <w:rPr>
                <w:i/>
                <w:iCs/>
                <w:sz w:val="20"/>
                <w:szCs w:val="20"/>
                <w:lang w:eastAsia="en-GB"/>
              </w:rPr>
            </w:pPr>
            <w:r>
              <w:rPr>
                <w:i/>
                <w:iCs/>
                <w:sz w:val="20"/>
                <w:szCs w:val="20"/>
                <w:lang w:eastAsia="en-GB"/>
              </w:rPr>
              <w:t xml:space="preserve">Lathrobium creticum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3B50E1">
            <w:pPr>
              <w:rPr>
                <w:lang w:eastAsia="en-GB"/>
              </w:rPr>
            </w:pPr>
            <w:r>
              <w:rPr>
                <w:lang w:eastAsia="en-GB"/>
              </w:rPr>
              <w:t>Oa(2)</w:t>
            </w:r>
          </w:p>
        </w:tc>
      </w:tr>
      <w:tr w:rsidR="006C1A11" w:rsidRPr="00445A39" w14:paraId="31B5489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3B50E1">
            <w:pPr>
              <w:rPr>
                <w:lang w:eastAsia="en-GB"/>
              </w:rPr>
            </w:pPr>
            <w:r w:rsidRPr="00445A39">
              <w:rPr>
                <w:i/>
                <w:iCs/>
                <w:sz w:val="20"/>
                <w:szCs w:val="20"/>
                <w:lang w:eastAsia="en-GB"/>
              </w:rPr>
              <w:t>Leptobium sp. n. cf creticum/graecum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3B50E1">
            <w:pPr>
              <w:rPr>
                <w:lang w:eastAsia="en-GB"/>
              </w:rPr>
            </w:pPr>
            <w:r w:rsidRPr="00445A39">
              <w:rPr>
                <w:lang w:eastAsia="en-GB"/>
              </w:rPr>
              <w:t>Ba(7), Ec(2), Ha(4), Ma(1), Oc(1), Qb(1), Sb(1), Vb(4)</w:t>
            </w:r>
          </w:p>
        </w:tc>
      </w:tr>
      <w:tr w:rsidR="006C1A11" w:rsidRPr="00445A39" w14:paraId="05E0B68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3B50E1">
            <w:pPr>
              <w:rPr>
                <w:lang w:eastAsia="en-GB"/>
              </w:rPr>
            </w:pPr>
            <w:r w:rsidRPr="00445A39">
              <w:rPr>
                <w:i/>
                <w:iCs/>
                <w:sz w:val="20"/>
                <w:szCs w:val="20"/>
                <w:lang w:eastAsia="en-GB"/>
              </w:rPr>
              <w:t xml:space="preserve">Medon apicalis </w:t>
            </w:r>
            <w:r w:rsidRPr="00445A39">
              <w:rPr>
                <w:sz w:val="20"/>
                <w:szCs w:val="20"/>
                <w:lang w:eastAsia="en-GB"/>
              </w:rPr>
              <w:t>Kraatz,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3B50E1">
            <w:pPr>
              <w:rPr>
                <w:lang w:eastAsia="en-GB"/>
              </w:rPr>
            </w:pPr>
            <w:r w:rsidRPr="00445A39">
              <w:rPr>
                <w:lang w:eastAsia="en-GB"/>
              </w:rPr>
              <w:t>Ba(1), Ec(1)</w:t>
            </w:r>
          </w:p>
        </w:tc>
      </w:tr>
      <w:tr w:rsidR="006C1A11" w:rsidRPr="00445A39" w14:paraId="3B38B99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3B50E1">
            <w:pPr>
              <w:rPr>
                <w:iCs/>
                <w:sz w:val="20"/>
                <w:szCs w:val="20"/>
                <w:lang w:eastAsia="en-GB"/>
              </w:rPr>
            </w:pPr>
            <w:r>
              <w:rPr>
                <w:i/>
                <w:iCs/>
                <w:sz w:val="20"/>
                <w:szCs w:val="20"/>
                <w:lang w:eastAsia="en-GB"/>
              </w:rPr>
              <w:t xml:space="preserve">Medon dilutus cephalus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3B50E1">
            <w:pPr>
              <w:rPr>
                <w:lang w:eastAsia="en-GB"/>
              </w:rPr>
            </w:pPr>
            <w:r>
              <w:rPr>
                <w:lang w:eastAsia="en-GB"/>
              </w:rPr>
              <w:t>Oa(3)</w:t>
            </w:r>
          </w:p>
        </w:tc>
      </w:tr>
      <w:tr w:rsidR="006C1A11" w:rsidRPr="00737A17" w14:paraId="7D6021AA"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3B50E1">
            <w:pPr>
              <w:rPr>
                <w:lang w:eastAsia="en-GB"/>
              </w:rPr>
            </w:pPr>
            <w:r w:rsidRPr="00445A39">
              <w:rPr>
                <w:i/>
                <w:iCs/>
                <w:sz w:val="20"/>
                <w:szCs w:val="20"/>
                <w:lang w:eastAsia="en-GB"/>
              </w:rPr>
              <w:t xml:space="preserve">Medon dilutus pythonissa </w:t>
            </w:r>
            <w:r w:rsidRPr="00445A39">
              <w:rPr>
                <w:sz w:val="20"/>
                <w:szCs w:val="20"/>
                <w:lang w:eastAsia="en-GB"/>
              </w:rPr>
              <w:t>Saulsy,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3B50E1">
            <w:pPr>
              <w:rPr>
                <w:lang w:val="da-DK" w:eastAsia="en-GB"/>
              </w:rPr>
            </w:pPr>
            <w:r w:rsidRPr="00445A39">
              <w:rPr>
                <w:lang w:val="da-DK" w:eastAsia="en-GB"/>
              </w:rPr>
              <w:t>Ba(7), Da(6), Ea(4)c(5)d(7)e(1), Ha(16), Ia(4), Ja(17), La(9), Ma(2), Na(21), Oc(1), Vb(1)</w:t>
            </w:r>
          </w:p>
        </w:tc>
      </w:tr>
      <w:tr w:rsidR="006C1A11" w:rsidRPr="00445A39" w14:paraId="19BE055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3B50E1">
            <w:pPr>
              <w:rPr>
                <w:lang w:eastAsia="en-GB"/>
              </w:rPr>
            </w:pPr>
            <w:r w:rsidRPr="00445A39">
              <w:rPr>
                <w:i/>
                <w:iCs/>
                <w:sz w:val="20"/>
                <w:szCs w:val="20"/>
                <w:lang w:eastAsia="en-GB"/>
              </w:rPr>
              <w:t xml:space="preserve">Medon fusculus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3B50E1">
            <w:pPr>
              <w:rPr>
                <w:lang w:eastAsia="en-GB"/>
              </w:rPr>
            </w:pPr>
            <w:r w:rsidRPr="00445A39">
              <w:rPr>
                <w:lang w:eastAsia="en-GB"/>
              </w:rPr>
              <w:t>Ja(2), Vb(2)</w:t>
            </w:r>
          </w:p>
        </w:tc>
      </w:tr>
      <w:tr w:rsidR="006C1A11" w:rsidRPr="00445A39" w14:paraId="49F8AF9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3B50E1">
            <w:pPr>
              <w:rPr>
                <w:lang w:eastAsia="en-GB"/>
              </w:rPr>
            </w:pPr>
            <w:r w:rsidRPr="00445A39">
              <w:rPr>
                <w:i/>
                <w:iCs/>
                <w:sz w:val="20"/>
                <w:szCs w:val="20"/>
                <w:lang w:eastAsia="en-GB"/>
              </w:rPr>
              <w:t xml:space="preserve">Medon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3B50E1">
            <w:pPr>
              <w:rPr>
                <w:lang w:eastAsia="en-GB"/>
              </w:rPr>
            </w:pPr>
            <w:r w:rsidRPr="00445A39">
              <w:rPr>
                <w:lang w:eastAsia="en-GB"/>
              </w:rPr>
              <w:t>Vb(1)</w:t>
            </w:r>
          </w:p>
        </w:tc>
      </w:tr>
      <w:tr w:rsidR="006C1A11" w:rsidRPr="00445A39" w14:paraId="1E7489FE"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3B50E1">
            <w:pPr>
              <w:rPr>
                <w:lang w:eastAsia="en-GB"/>
              </w:rPr>
            </w:pPr>
            <w:r w:rsidRPr="00445A39">
              <w:rPr>
                <w:i/>
                <w:iCs/>
                <w:sz w:val="20"/>
                <w:szCs w:val="20"/>
                <w:lang w:eastAsia="en-GB"/>
              </w:rPr>
              <w:t xml:space="preserve">Platydomene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3B50E1">
            <w:pPr>
              <w:rPr>
                <w:lang w:eastAsia="en-GB"/>
              </w:rPr>
            </w:pPr>
            <w:r w:rsidRPr="00445A39">
              <w:rPr>
                <w:lang w:eastAsia="en-GB"/>
              </w:rPr>
              <w:t>W(2)</w:t>
            </w:r>
          </w:p>
        </w:tc>
      </w:tr>
      <w:tr w:rsidR="006C1A11" w:rsidRPr="00445A39" w14:paraId="16C2932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3B50E1">
            <w:pPr>
              <w:rPr>
                <w:lang w:eastAsia="en-GB"/>
              </w:rPr>
            </w:pPr>
            <w:r w:rsidRPr="00445A39">
              <w:rPr>
                <w:b/>
                <w:bCs/>
                <w:lang w:eastAsia="en-GB"/>
              </w:rPr>
              <w:t>Staphylininae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3B50E1">
            <w:pPr>
              <w:rPr>
                <w:lang w:eastAsia="en-GB"/>
              </w:rPr>
            </w:pPr>
          </w:p>
        </w:tc>
      </w:tr>
      <w:tr w:rsidR="006C1A11" w:rsidRPr="00445A39" w14:paraId="7BFD898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3B50E1">
            <w:pPr>
              <w:rPr>
                <w:lang w:eastAsia="en-GB"/>
              </w:rPr>
            </w:pPr>
            <w:r w:rsidRPr="00445A39">
              <w:rPr>
                <w:i/>
                <w:iCs/>
                <w:sz w:val="20"/>
                <w:szCs w:val="20"/>
                <w:lang w:eastAsia="en-GB"/>
              </w:rPr>
              <w:t xml:space="preserve">Dinothenarus flavocephalus </w:t>
            </w:r>
            <w:r w:rsidRPr="00445A39">
              <w:rPr>
                <w:sz w:val="20"/>
                <w:szCs w:val="20"/>
                <w:lang w:eastAsia="en-GB"/>
              </w:rPr>
              <w:t>Goeze,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3B50E1">
            <w:pPr>
              <w:rPr>
                <w:lang w:eastAsia="en-GB"/>
              </w:rPr>
            </w:pPr>
            <w:r w:rsidRPr="00445A39">
              <w:rPr>
                <w:lang w:eastAsia="en-GB"/>
              </w:rPr>
              <w:t>Bb(1), Jb(1)</w:t>
            </w:r>
          </w:p>
        </w:tc>
      </w:tr>
      <w:tr w:rsidR="006C1A11" w:rsidRPr="00445A39" w14:paraId="5F61948E"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3B50E1">
            <w:pPr>
              <w:rPr>
                <w:lang w:eastAsia="en-GB"/>
              </w:rPr>
            </w:pPr>
            <w:r w:rsidRPr="00445A39">
              <w:rPr>
                <w:i/>
                <w:iCs/>
                <w:sz w:val="20"/>
                <w:szCs w:val="20"/>
                <w:lang w:eastAsia="en-GB"/>
              </w:rPr>
              <w:t xml:space="preserve">Heterothops dissimilis </w:t>
            </w:r>
            <w:r w:rsidRPr="00445A39">
              <w:rPr>
                <w:sz w:val="20"/>
                <w:szCs w:val="20"/>
                <w:lang w:eastAsia="en-GB"/>
              </w:rPr>
              <w:t>Gravenhorst,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3B50E1">
            <w:pPr>
              <w:rPr>
                <w:lang w:eastAsia="en-GB"/>
              </w:rPr>
            </w:pPr>
            <w:r w:rsidRPr="00445A39">
              <w:rPr>
                <w:lang w:eastAsia="en-GB"/>
              </w:rPr>
              <w:t>Ba(1), Ec(1)</w:t>
            </w:r>
          </w:p>
        </w:tc>
      </w:tr>
      <w:tr w:rsidR="006C1A11" w:rsidRPr="00445A39" w14:paraId="4AE94B5D"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3B50E1">
            <w:pPr>
              <w:rPr>
                <w:lang w:eastAsia="en-GB"/>
              </w:rPr>
            </w:pPr>
            <w:r w:rsidRPr="00445A39">
              <w:rPr>
                <w:i/>
                <w:iCs/>
                <w:sz w:val="20"/>
                <w:szCs w:val="20"/>
                <w:lang w:eastAsia="en-GB"/>
              </w:rPr>
              <w:t>Hypnogyra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3B50E1">
            <w:pPr>
              <w:rPr>
                <w:lang w:eastAsia="en-GB"/>
              </w:rPr>
            </w:pPr>
            <w:r w:rsidRPr="00445A39">
              <w:rPr>
                <w:lang w:eastAsia="en-GB"/>
              </w:rPr>
              <w:t>La(1)</w:t>
            </w:r>
          </w:p>
        </w:tc>
      </w:tr>
      <w:tr w:rsidR="006C1A11" w:rsidRPr="00445A39" w14:paraId="425D040E"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3B50E1">
            <w:pPr>
              <w:rPr>
                <w:lang w:eastAsia="en-GB"/>
              </w:rPr>
            </w:pPr>
            <w:r w:rsidRPr="00445A39">
              <w:rPr>
                <w:i/>
                <w:iCs/>
                <w:sz w:val="20"/>
                <w:szCs w:val="20"/>
                <w:lang w:eastAsia="en-GB"/>
              </w:rPr>
              <w:lastRenderedPageBreak/>
              <w:t xml:space="preserve">Hypnogyra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3B50E1">
            <w:pPr>
              <w:rPr>
                <w:lang w:eastAsia="en-GB"/>
              </w:rPr>
            </w:pPr>
            <w:r w:rsidRPr="00445A39">
              <w:rPr>
                <w:lang w:eastAsia="en-GB"/>
              </w:rPr>
              <w:t>Vb(1)</w:t>
            </w:r>
          </w:p>
        </w:tc>
      </w:tr>
      <w:tr w:rsidR="006C1A11" w:rsidRPr="00445A39" w14:paraId="6053BA0C"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3B50E1">
            <w:pPr>
              <w:rPr>
                <w:lang w:eastAsia="en-GB"/>
              </w:rPr>
            </w:pPr>
            <w:r w:rsidRPr="00445A39">
              <w:rPr>
                <w:i/>
                <w:iCs/>
                <w:sz w:val="20"/>
                <w:szCs w:val="20"/>
                <w:lang w:eastAsia="en-GB"/>
              </w:rPr>
              <w:t xml:space="preserve">Ocypus mus </w:t>
            </w:r>
            <w:r w:rsidRPr="00445A39">
              <w:rPr>
                <w:sz w:val="20"/>
                <w:szCs w:val="20"/>
                <w:lang w:eastAsia="en-GB"/>
              </w:rPr>
              <w:t>Brulle,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3B50E1">
            <w:pPr>
              <w:rPr>
                <w:lang w:eastAsia="en-GB"/>
              </w:rPr>
            </w:pPr>
            <w:r w:rsidRPr="00445A39">
              <w:rPr>
                <w:lang w:eastAsia="en-GB"/>
              </w:rPr>
              <w:t>Lc(1), Ma(1)</w:t>
            </w:r>
          </w:p>
        </w:tc>
      </w:tr>
      <w:tr w:rsidR="006C1A11" w:rsidRPr="00445A39" w14:paraId="6374F356"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3B50E1">
            <w:pPr>
              <w:rPr>
                <w:lang w:eastAsia="en-GB"/>
              </w:rPr>
            </w:pPr>
            <w:r w:rsidRPr="00445A39">
              <w:rPr>
                <w:i/>
                <w:iCs/>
                <w:sz w:val="20"/>
                <w:szCs w:val="20"/>
                <w:lang w:eastAsia="en-GB"/>
              </w:rPr>
              <w:t xml:space="preserve">Ocypus picipennis </w:t>
            </w:r>
            <w:r w:rsidRPr="00445A39">
              <w:rPr>
                <w:sz w:val="20"/>
                <w:szCs w:val="20"/>
                <w:lang w:eastAsia="en-GB"/>
              </w:rPr>
              <w:t>Fabricius,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3B50E1">
            <w:pPr>
              <w:rPr>
                <w:lang w:eastAsia="en-GB"/>
              </w:rPr>
            </w:pPr>
            <w:r w:rsidRPr="00445A39">
              <w:rPr>
                <w:lang w:eastAsia="en-GB"/>
              </w:rPr>
              <w:t>Qb(1)</w:t>
            </w:r>
          </w:p>
        </w:tc>
      </w:tr>
      <w:tr w:rsidR="006C1A11" w:rsidRPr="00737A17" w14:paraId="79BF0A6F"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3B50E1">
            <w:pPr>
              <w:rPr>
                <w:lang w:eastAsia="en-GB"/>
              </w:rPr>
            </w:pPr>
            <w:r w:rsidRPr="00445A39">
              <w:rPr>
                <w:i/>
                <w:iCs/>
                <w:sz w:val="20"/>
                <w:szCs w:val="20"/>
                <w:lang w:eastAsia="en-GB"/>
              </w:rPr>
              <w:t xml:space="preserve">Othius lapidicola </w:t>
            </w:r>
            <w:r w:rsidRPr="00445A39">
              <w:rPr>
                <w:sz w:val="20"/>
                <w:szCs w:val="20"/>
                <w:lang w:eastAsia="en-GB"/>
              </w:rPr>
              <w:t>Markel &amp; Kiesenwetter,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3B50E1">
            <w:pPr>
              <w:rPr>
                <w:lang w:val="da-DK" w:eastAsia="en-GB"/>
              </w:rPr>
            </w:pPr>
            <w:r w:rsidRPr="00445A39">
              <w:rPr>
                <w:lang w:val="da-DK" w:eastAsia="en-GB"/>
              </w:rPr>
              <w:t>Ba(13), Ia(3), Ja(1), La(6), Ma(3), Na(3), Vb(1)</w:t>
            </w:r>
          </w:p>
        </w:tc>
      </w:tr>
      <w:tr w:rsidR="006C1A11" w:rsidRPr="00445A39" w14:paraId="43D17920"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3B50E1">
            <w:pPr>
              <w:rPr>
                <w:lang w:eastAsia="en-GB"/>
              </w:rPr>
            </w:pPr>
            <w:r w:rsidRPr="00445A39">
              <w:rPr>
                <w:i/>
                <w:iCs/>
                <w:sz w:val="20"/>
                <w:szCs w:val="20"/>
                <w:lang w:eastAsia="en-GB"/>
              </w:rPr>
              <w:t xml:space="preserve">Philonthus debilis </w:t>
            </w:r>
            <w:r w:rsidRPr="00445A39">
              <w:rPr>
                <w:sz w:val="20"/>
                <w:szCs w:val="20"/>
                <w:lang w:eastAsia="en-GB"/>
              </w:rPr>
              <w:t>Gravenhorst,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3B50E1">
            <w:pPr>
              <w:rPr>
                <w:lang w:eastAsia="en-GB"/>
              </w:rPr>
            </w:pPr>
            <w:r w:rsidRPr="00445A39">
              <w:rPr>
                <w:lang w:eastAsia="en-GB"/>
              </w:rPr>
              <w:t>Kb(5), Lc(1), Qb(1)</w:t>
            </w:r>
          </w:p>
        </w:tc>
      </w:tr>
      <w:tr w:rsidR="006C1A11" w:rsidRPr="00737A17" w14:paraId="4FF6FE61"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3B50E1">
            <w:pPr>
              <w:rPr>
                <w:lang w:eastAsia="en-GB"/>
              </w:rPr>
            </w:pPr>
            <w:r w:rsidRPr="00445A39">
              <w:rPr>
                <w:i/>
                <w:iCs/>
                <w:sz w:val="20"/>
                <w:szCs w:val="20"/>
                <w:lang w:eastAsia="en-GB"/>
              </w:rPr>
              <w:t xml:space="preserve">Quedius humeralis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3B50E1">
            <w:pPr>
              <w:rPr>
                <w:lang w:val="da-DK" w:eastAsia="en-GB"/>
              </w:rPr>
            </w:pPr>
            <w:r w:rsidRPr="00445A39">
              <w:rPr>
                <w:lang w:val="da-DK" w:eastAsia="en-GB"/>
              </w:rPr>
              <w:t>Ba(1), Ec(8)d(2), Ha(1), Ia(3), Ja(22), La(2)c(3), Ma(5), Vb(2)</w:t>
            </w:r>
          </w:p>
        </w:tc>
      </w:tr>
      <w:tr w:rsidR="006C1A11" w:rsidRPr="00445A39" w14:paraId="39EFEFD7"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3B50E1">
            <w:pPr>
              <w:rPr>
                <w:lang w:eastAsia="en-GB"/>
              </w:rPr>
            </w:pPr>
            <w:r w:rsidRPr="00445A39">
              <w:rPr>
                <w:i/>
                <w:iCs/>
                <w:sz w:val="20"/>
                <w:szCs w:val="20"/>
                <w:lang w:eastAsia="en-GB"/>
              </w:rPr>
              <w:t xml:space="preserve">Quedius nivicola </w:t>
            </w:r>
            <w:r w:rsidRPr="00445A39">
              <w:rPr>
                <w:sz w:val="20"/>
                <w:szCs w:val="20"/>
                <w:lang w:eastAsia="en-GB"/>
              </w:rPr>
              <w:t>Kiesenwetter,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3B50E1">
            <w:pPr>
              <w:rPr>
                <w:lang w:eastAsia="en-GB"/>
              </w:rPr>
            </w:pPr>
            <w:r w:rsidRPr="00445A39">
              <w:rPr>
                <w:lang w:eastAsia="en-GB"/>
              </w:rPr>
              <w:t>Ja(2), Ma(1), Na(1)</w:t>
            </w:r>
          </w:p>
        </w:tc>
      </w:tr>
      <w:tr w:rsidR="006C1A11" w:rsidRPr="00445A39" w14:paraId="69FBFB2B" w14:textId="77777777" w:rsidTr="003B50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3B50E1">
            <w:pPr>
              <w:rPr>
                <w:lang w:eastAsia="en-GB"/>
              </w:rPr>
            </w:pPr>
            <w:r w:rsidRPr="00445A39">
              <w:rPr>
                <w:i/>
                <w:iCs/>
                <w:sz w:val="20"/>
                <w:szCs w:val="20"/>
                <w:lang w:eastAsia="en-GB"/>
              </w:rPr>
              <w:t xml:space="preserve">Quedius scintillans </w:t>
            </w:r>
            <w:r w:rsidRPr="00445A39">
              <w:rPr>
                <w:sz w:val="20"/>
                <w:szCs w:val="20"/>
                <w:lang w:eastAsia="en-GB"/>
              </w:rPr>
              <w:t>Gravenhorst,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3B50E1">
            <w:pPr>
              <w:keepNext/>
              <w:rPr>
                <w:lang w:eastAsia="en-GB"/>
              </w:rPr>
            </w:pPr>
            <w:r w:rsidRPr="00445A39">
              <w:rPr>
                <w:lang w:eastAsia="en-GB"/>
              </w:rPr>
              <w:t>Ja(1), Lc(7), Na(1), Qb(1)</w:t>
            </w:r>
          </w:p>
        </w:tc>
      </w:tr>
    </w:tbl>
    <w:p w14:paraId="722AD3BE" w14:textId="77777777" w:rsidR="00475418" w:rsidRDefault="00475418" w:rsidP="007328E7">
      <w:pPr>
        <w:spacing w:line="360" w:lineRule="auto"/>
        <w:rPr>
          <w:ins w:id="35" w:author="Hans Adam Bøgh Marstrand-Jørgensen" w:date="2020-02-20T22:48:00Z"/>
          <w:b/>
          <w:sz w:val="28"/>
          <w:szCs w:val="28"/>
          <w:lang w:val="en-GB" w:eastAsia="en-GB"/>
        </w:rPr>
      </w:pPr>
    </w:p>
    <w:p w14:paraId="79E2F0EE" w14:textId="57304744" w:rsidR="007328E7" w:rsidRPr="00475418" w:rsidRDefault="002E2515" w:rsidP="007328E7">
      <w:pPr>
        <w:spacing w:line="360" w:lineRule="auto"/>
        <w:rPr>
          <w:sz w:val="28"/>
          <w:szCs w:val="28"/>
          <w:lang w:val="en-GB" w:eastAsia="en-GB"/>
          <w:rPrChange w:id="36" w:author="Hans Adam Bøgh Marstrand-Jørgensen" w:date="2020-02-20T22:48:00Z">
            <w:rPr>
              <w:lang w:val="en-GB" w:eastAsia="en-GB"/>
            </w:rPr>
          </w:rPrChange>
        </w:rPr>
      </w:pPr>
      <w:r w:rsidRPr="00475418">
        <w:rPr>
          <w:b/>
          <w:sz w:val="28"/>
          <w:szCs w:val="28"/>
          <w:lang w:val="en-GB" w:eastAsia="en-GB"/>
          <w:rPrChange w:id="37" w:author="Hans Adam Bøgh Marstrand-Jørgensen" w:date="2020-02-20T22:48:00Z">
            <w:rPr>
              <w:b/>
              <w:lang w:val="en-GB" w:eastAsia="en-GB"/>
            </w:rPr>
          </w:rPrChange>
        </w:rPr>
        <w:t>Discussion</w:t>
      </w:r>
    </w:p>
    <w:p w14:paraId="359DABBD" w14:textId="24F30A88" w:rsidR="00ED37F4" w:rsidRDefault="00DD3502" w:rsidP="007328E7">
      <w:pPr>
        <w:spacing w:line="360" w:lineRule="auto"/>
        <w:rPr>
          <w:lang w:val="en-GB" w:eastAsia="en-GB"/>
        </w:rPr>
      </w:pPr>
      <w:r>
        <w:rPr>
          <w:lang w:val="en-GB" w:eastAsia="en-GB"/>
        </w:rPr>
        <w:t>The Staphylinidae of Skyros are most like those of the Greek mainland. Most, but not all species found are shared with the mainland,</w:t>
      </w:r>
      <w:ins w:id="38" w:author="Hans Adam Bøgh Marstrand-Jørgensen" w:date="2020-02-20T22:03:00Z">
        <w:r w:rsidR="00A11375">
          <w:rPr>
            <w:lang w:val="en-GB" w:eastAsia="en-GB"/>
          </w:rPr>
          <w:t xml:space="preserve"> and Skyros shares far more species with the mainland than any other location we have investigated.</w:t>
        </w:r>
      </w:ins>
      <w:del w:id="39" w:author="Hans Adam Bøgh Marstrand-Jørgensen" w:date="2020-02-20T22:02:00Z">
        <w:r w:rsidDel="00A11375">
          <w:rPr>
            <w:lang w:val="en-GB" w:eastAsia="en-GB"/>
          </w:rPr>
          <w:delText xml:space="preserve"> </w:delText>
        </w:r>
        <w:commentRangeStart w:id="40"/>
        <w:r w:rsidDel="00A11375">
          <w:rPr>
            <w:lang w:val="en-GB" w:eastAsia="en-GB"/>
          </w:rPr>
          <w:delText xml:space="preserve">and it is by far the place so far investigated which </w:delText>
        </w:r>
        <w:r w:rsidR="001C678D" w:rsidDel="00A11375">
          <w:rPr>
            <w:lang w:val="en-GB" w:eastAsia="en-GB"/>
          </w:rPr>
          <w:delText>has the most overlap in species with Skyros</w:delText>
        </w:r>
        <w:commentRangeEnd w:id="40"/>
        <w:r w:rsidR="003B50E1" w:rsidDel="00A11375">
          <w:rPr>
            <w:rStyle w:val="CommentReference"/>
          </w:rPr>
          <w:commentReference w:id="40"/>
        </w:r>
      </w:del>
      <w:r w:rsidR="001C678D">
        <w:rPr>
          <w:lang w:val="en-GB" w:eastAsia="en-GB"/>
        </w:rPr>
        <w:t>. While it also has many species</w:t>
      </w:r>
      <w:del w:id="41" w:author="Hans Adam Bøgh Marstrand-Jørgensen" w:date="2020-02-20T22:02:00Z">
        <w:r w:rsidR="001C678D" w:rsidDel="00A11375">
          <w:rPr>
            <w:lang w:val="en-GB" w:eastAsia="en-GB"/>
          </w:rPr>
          <w:delText>,</w:delText>
        </w:r>
      </w:del>
      <w:r w:rsidR="001C678D">
        <w:rPr>
          <w:lang w:val="en-GB" w:eastAsia="en-GB"/>
        </w:rPr>
        <w:t xml:space="preserve"> which are found in Turkey, all but one (</w:t>
      </w:r>
      <w:proofErr w:type="spellStart"/>
      <w:r w:rsidR="001C678D" w:rsidRPr="001C678D">
        <w:rPr>
          <w:i/>
          <w:lang w:val="en-GB" w:eastAsia="en-GB"/>
        </w:rPr>
        <w:t>Stenus</w:t>
      </w:r>
      <w:proofErr w:type="spellEnd"/>
      <w:r w:rsidR="001C678D" w:rsidRPr="001C678D">
        <w:rPr>
          <w:i/>
          <w:lang w:val="en-GB" w:eastAsia="en-GB"/>
        </w:rPr>
        <w:t xml:space="preserve"> </w:t>
      </w:r>
      <w:proofErr w:type="spellStart"/>
      <w:r w:rsidR="001C678D" w:rsidRPr="001C678D">
        <w:rPr>
          <w:i/>
          <w:lang w:val="en-GB" w:eastAsia="en-GB"/>
        </w:rPr>
        <w:t>erythrocnemus</w:t>
      </w:r>
      <w:proofErr w:type="spellEnd"/>
      <w:r w:rsidR="001C678D">
        <w:rPr>
          <w:lang w:val="en-GB" w:eastAsia="en-GB"/>
        </w:rPr>
        <w:t xml:space="preserve">, </w:t>
      </w:r>
      <w:r w:rsidR="001C678D" w:rsidRPr="00445A39">
        <w:rPr>
          <w:sz w:val="20"/>
          <w:szCs w:val="20"/>
          <w:lang w:eastAsia="en-GB"/>
        </w:rPr>
        <w:t>Eppelsheim, 1884</w:t>
      </w:r>
      <w:r w:rsidR="001C678D">
        <w:rPr>
          <w:sz w:val="20"/>
          <w:szCs w:val="20"/>
          <w:lang w:val="en-US" w:eastAsia="en-GB"/>
        </w:rPr>
        <w:t>) are also found in Greece.</w:t>
      </w:r>
      <w:r>
        <w:rPr>
          <w:lang w:val="en-GB" w:eastAsia="en-GB"/>
        </w:rPr>
        <w:t xml:space="preserve"> </w:t>
      </w:r>
      <w:r w:rsidR="00C94994">
        <w:rPr>
          <w:lang w:val="en-GB" w:eastAsia="en-GB"/>
        </w:rPr>
        <w:t>Although some of the species</w:t>
      </w:r>
      <w:r w:rsidR="00E5335E">
        <w:rPr>
          <w:lang w:val="en-GB" w:eastAsia="en-GB"/>
        </w:rPr>
        <w:t xml:space="preserve"> which we have found are not yet found among the remaining, sampled Aegean islands</w:t>
      </w:r>
      <w:r w:rsidR="00A7708F">
        <w:rPr>
          <w:lang w:val="en-GB" w:eastAsia="en-GB"/>
        </w:rPr>
        <w:t xml:space="preserve"> those which have been found are generally shared by more than one other island</w:t>
      </w:r>
      <w:r w:rsidR="0021618E">
        <w:rPr>
          <w:lang w:val="en-GB" w:eastAsia="en-GB"/>
        </w:rPr>
        <w:t xml:space="preserve">. </w:t>
      </w:r>
      <w:r w:rsidR="005D18DD">
        <w:rPr>
          <w:lang w:val="en-GB" w:eastAsia="en-GB"/>
        </w:rPr>
        <w:t xml:space="preserve">Some species are also new </w:t>
      </w:r>
      <w:r w:rsidR="008F1E59">
        <w:rPr>
          <w:lang w:val="en-GB" w:eastAsia="en-GB"/>
        </w:rPr>
        <w:t>to the Aegean</w:t>
      </w:r>
      <w:r w:rsidR="003B50E1">
        <w:rPr>
          <w:lang w:val="en-GB" w:eastAsia="en-GB"/>
        </w:rPr>
        <w:t xml:space="preserve"> Islands as a whole, these include </w:t>
      </w:r>
      <w:proofErr w:type="spellStart"/>
      <w:r w:rsidR="008F1E59" w:rsidRPr="00A11375">
        <w:rPr>
          <w:i/>
          <w:lang w:val="en-GB" w:eastAsia="en-GB"/>
        </w:rPr>
        <w:t>Stenus</w:t>
      </w:r>
      <w:proofErr w:type="spellEnd"/>
      <w:r w:rsidR="008F1E59" w:rsidRPr="00A11375">
        <w:rPr>
          <w:i/>
          <w:lang w:val="en-GB" w:eastAsia="en-GB"/>
        </w:rPr>
        <w:t xml:space="preserve"> </w:t>
      </w:r>
      <w:proofErr w:type="spellStart"/>
      <w:r w:rsidR="008F1E59" w:rsidRPr="00A11375">
        <w:rPr>
          <w:i/>
          <w:lang w:val="en-GB" w:eastAsia="en-GB"/>
        </w:rPr>
        <w:t>ludyi</w:t>
      </w:r>
      <w:proofErr w:type="spellEnd"/>
      <w:r w:rsidR="008F1E59">
        <w:rPr>
          <w:lang w:val="en-GB" w:eastAsia="en-GB"/>
        </w:rPr>
        <w:t xml:space="preserve">, </w:t>
      </w:r>
      <w:proofErr w:type="spellStart"/>
      <w:r w:rsidR="008F1E59" w:rsidRPr="00A11375">
        <w:rPr>
          <w:i/>
          <w:lang w:val="en-GB" w:eastAsia="en-GB"/>
        </w:rPr>
        <w:t>Oxypoda</w:t>
      </w:r>
      <w:proofErr w:type="spellEnd"/>
      <w:r w:rsidR="008F1E59" w:rsidRPr="00A11375">
        <w:rPr>
          <w:i/>
          <w:lang w:val="en-GB" w:eastAsia="en-GB"/>
        </w:rPr>
        <w:t xml:space="preserve"> </w:t>
      </w:r>
      <w:proofErr w:type="spellStart"/>
      <w:r w:rsidR="008F1E59" w:rsidRPr="00A11375">
        <w:rPr>
          <w:i/>
          <w:lang w:val="en-GB" w:eastAsia="en-GB"/>
        </w:rPr>
        <w:t>abdominalis</w:t>
      </w:r>
      <w:proofErr w:type="spellEnd"/>
      <w:r w:rsidR="008F1E59">
        <w:rPr>
          <w:lang w:val="en-GB" w:eastAsia="en-GB"/>
        </w:rPr>
        <w:t xml:space="preserve">, </w:t>
      </w:r>
      <w:proofErr w:type="spellStart"/>
      <w:r w:rsidR="003B50E1" w:rsidRPr="00A11375">
        <w:rPr>
          <w:i/>
          <w:lang w:val="en-GB" w:eastAsia="en-GB"/>
        </w:rPr>
        <w:t>Oxypoda</w:t>
      </w:r>
      <w:proofErr w:type="spellEnd"/>
      <w:r w:rsidR="003B50E1" w:rsidRPr="00A11375">
        <w:rPr>
          <w:i/>
          <w:lang w:val="en-GB" w:eastAsia="en-GB"/>
        </w:rPr>
        <w:t xml:space="preserve"> </w:t>
      </w:r>
      <w:r w:rsidR="008F1E59" w:rsidRPr="00A11375">
        <w:rPr>
          <w:i/>
          <w:lang w:val="en-GB" w:eastAsia="en-GB"/>
        </w:rPr>
        <w:t>alternans</w:t>
      </w:r>
      <w:r w:rsidR="008F1E59">
        <w:rPr>
          <w:lang w:val="en-GB" w:eastAsia="en-GB"/>
        </w:rPr>
        <w:t xml:space="preserve">, </w:t>
      </w:r>
      <w:proofErr w:type="spellStart"/>
      <w:r w:rsidR="003B50E1" w:rsidRPr="00A11375">
        <w:rPr>
          <w:i/>
          <w:lang w:val="en-GB" w:eastAsia="en-GB"/>
        </w:rPr>
        <w:t>Oxypoda</w:t>
      </w:r>
      <w:proofErr w:type="spellEnd"/>
      <w:r w:rsidR="003B50E1" w:rsidRPr="00A11375">
        <w:rPr>
          <w:i/>
          <w:lang w:val="en-GB" w:eastAsia="en-GB"/>
        </w:rPr>
        <w:t xml:space="preserve"> </w:t>
      </w:r>
      <w:r w:rsidR="008F1E59" w:rsidRPr="00A11375">
        <w:rPr>
          <w:i/>
          <w:lang w:val="en-GB" w:eastAsia="en-GB"/>
        </w:rPr>
        <w:t>praecox</w:t>
      </w:r>
      <w:r w:rsidR="003B50E1">
        <w:rPr>
          <w:lang w:val="en-GB" w:eastAsia="en-GB"/>
        </w:rPr>
        <w:t>,</w:t>
      </w:r>
      <w:r w:rsidR="008F1E59">
        <w:rPr>
          <w:lang w:val="en-GB" w:eastAsia="en-GB"/>
        </w:rPr>
        <w:t xml:space="preserve"> </w:t>
      </w:r>
      <w:proofErr w:type="spellStart"/>
      <w:r w:rsidR="003B50E1" w:rsidRPr="00A11375">
        <w:rPr>
          <w:i/>
          <w:lang w:val="en-GB" w:eastAsia="en-GB"/>
        </w:rPr>
        <w:t>Oxypoda</w:t>
      </w:r>
      <w:proofErr w:type="spellEnd"/>
      <w:r w:rsidR="003B50E1" w:rsidRPr="00A11375">
        <w:rPr>
          <w:i/>
          <w:lang w:val="en-GB" w:eastAsia="en-GB"/>
        </w:rPr>
        <w:t xml:space="preserve"> </w:t>
      </w:r>
      <w:r w:rsidR="008F1E59" w:rsidRPr="00A11375">
        <w:rPr>
          <w:i/>
          <w:lang w:val="en-GB" w:eastAsia="en-GB"/>
        </w:rPr>
        <w:t>togata</w:t>
      </w:r>
      <w:r w:rsidR="008F1E59">
        <w:rPr>
          <w:lang w:val="en-GB" w:eastAsia="en-GB"/>
        </w:rPr>
        <w:t xml:space="preserve">, </w:t>
      </w:r>
      <w:proofErr w:type="spellStart"/>
      <w:r w:rsidR="008F1E59" w:rsidRPr="00A11375">
        <w:rPr>
          <w:i/>
          <w:lang w:val="en-GB" w:eastAsia="en-GB"/>
        </w:rPr>
        <w:t>Liogluta</w:t>
      </w:r>
      <w:proofErr w:type="spellEnd"/>
      <w:r w:rsidR="008F1E59" w:rsidRPr="00A11375">
        <w:rPr>
          <w:i/>
          <w:lang w:val="en-GB" w:eastAsia="en-GB"/>
        </w:rPr>
        <w:t xml:space="preserve"> </w:t>
      </w:r>
      <w:proofErr w:type="spellStart"/>
      <w:r w:rsidR="008F1E59" w:rsidRPr="00A11375">
        <w:rPr>
          <w:i/>
          <w:lang w:val="en-GB" w:eastAsia="en-GB"/>
        </w:rPr>
        <w:t>microptera</w:t>
      </w:r>
      <w:proofErr w:type="spellEnd"/>
      <w:r w:rsidR="008F1E59">
        <w:rPr>
          <w:lang w:val="en-GB" w:eastAsia="en-GB"/>
        </w:rPr>
        <w:t xml:space="preserve">, </w:t>
      </w:r>
      <w:proofErr w:type="spellStart"/>
      <w:r w:rsidR="008F1E59" w:rsidRPr="00A11375">
        <w:rPr>
          <w:i/>
          <w:lang w:val="en-GB" w:eastAsia="en-GB"/>
        </w:rPr>
        <w:t>Atheta</w:t>
      </w:r>
      <w:proofErr w:type="spellEnd"/>
      <w:r w:rsidR="008F1E59" w:rsidRPr="00A11375">
        <w:rPr>
          <w:i/>
          <w:lang w:val="en-GB" w:eastAsia="en-GB"/>
        </w:rPr>
        <w:t xml:space="preserve"> </w:t>
      </w:r>
      <w:proofErr w:type="spellStart"/>
      <w:r w:rsidR="008F1E59" w:rsidRPr="00A11375">
        <w:rPr>
          <w:i/>
          <w:lang w:val="en-GB" w:eastAsia="en-GB"/>
        </w:rPr>
        <w:t>aquatilis</w:t>
      </w:r>
      <w:proofErr w:type="spellEnd"/>
      <w:r w:rsidR="003B50E1">
        <w:rPr>
          <w:lang w:val="en-GB" w:eastAsia="en-GB"/>
        </w:rPr>
        <w:t>. Most of these are known from the</w:t>
      </w:r>
      <w:r w:rsidR="00955B47">
        <w:rPr>
          <w:lang w:val="en-GB" w:eastAsia="en-GB"/>
        </w:rPr>
        <w:t xml:space="preserve"> Balkan</w:t>
      </w:r>
      <w:r w:rsidR="003B50E1">
        <w:rPr>
          <w:lang w:val="en-GB" w:eastAsia="en-GB"/>
        </w:rPr>
        <w:t xml:space="preserve"> mainland, so they were expected to be present</w:t>
      </w:r>
      <w:r w:rsidR="00955B47">
        <w:rPr>
          <w:lang w:val="en-GB" w:eastAsia="en-GB"/>
        </w:rPr>
        <w:t xml:space="preserve">. </w:t>
      </w:r>
    </w:p>
    <w:p w14:paraId="66C096E0" w14:textId="128F8A3B" w:rsidR="0021618E" w:rsidRDefault="00613338" w:rsidP="007328E7">
      <w:pPr>
        <w:spacing w:line="360" w:lineRule="auto"/>
        <w:rPr>
          <w:lang w:val="en-GB" w:eastAsia="en-GB"/>
        </w:rPr>
      </w:pPr>
      <w:r>
        <w:rPr>
          <w:lang w:val="en-GB" w:eastAsia="en-GB"/>
        </w:rPr>
        <w:t xml:space="preserve">Most of the beetles which we have found are widespread, </w:t>
      </w:r>
      <w:r w:rsidR="003B50E1">
        <w:rPr>
          <w:lang w:val="en-GB" w:eastAsia="en-GB"/>
        </w:rPr>
        <w:t>most are found across the Palearctic (22 species), some are even Holarctic (8 species), and a few</w:t>
      </w:r>
      <w:r>
        <w:rPr>
          <w:lang w:val="en-GB" w:eastAsia="en-GB"/>
        </w:rPr>
        <w:t xml:space="preserve"> cosmopolitan </w:t>
      </w:r>
      <w:r w:rsidR="003B50E1">
        <w:rPr>
          <w:lang w:val="en-GB" w:eastAsia="en-GB"/>
        </w:rPr>
        <w:t>(</w:t>
      </w:r>
      <w:r w:rsidR="00ED37F4">
        <w:rPr>
          <w:lang w:val="en-GB" w:eastAsia="en-GB"/>
        </w:rPr>
        <w:t>5</w:t>
      </w:r>
      <w:r w:rsidR="003B50E1">
        <w:rPr>
          <w:lang w:val="en-GB" w:eastAsia="en-GB"/>
        </w:rPr>
        <w:t xml:space="preserve"> species</w:t>
      </w:r>
      <w:r w:rsidR="00ED37F4">
        <w:rPr>
          <w:lang w:val="en-GB" w:eastAsia="en-GB"/>
        </w:rPr>
        <w:t xml:space="preserve">) </w:t>
      </w:r>
      <w:r w:rsidR="003B50E1">
        <w:rPr>
          <w:lang w:val="en-GB" w:eastAsia="en-GB"/>
        </w:rPr>
        <w:t xml:space="preserve">or found just in </w:t>
      </w:r>
      <w:r>
        <w:rPr>
          <w:lang w:val="en-GB" w:eastAsia="en-GB"/>
        </w:rPr>
        <w:t>Europe</w:t>
      </w:r>
      <w:r w:rsidR="00ED37F4">
        <w:rPr>
          <w:lang w:val="en-GB" w:eastAsia="en-GB"/>
        </w:rPr>
        <w:t xml:space="preserve"> (11</w:t>
      </w:r>
      <w:r w:rsidR="003B50E1">
        <w:rPr>
          <w:lang w:val="en-GB" w:eastAsia="en-GB"/>
        </w:rPr>
        <w:t xml:space="preserve"> species</w:t>
      </w:r>
      <w:r w:rsidR="00ED37F4">
        <w:rPr>
          <w:lang w:val="en-GB" w:eastAsia="en-GB"/>
        </w:rPr>
        <w:t>)</w:t>
      </w:r>
      <w:r>
        <w:rPr>
          <w:lang w:val="en-GB" w:eastAsia="en-GB"/>
        </w:rPr>
        <w:t>. There is also quite a few</w:t>
      </w:r>
      <w:r w:rsidR="003B4FEF">
        <w:rPr>
          <w:lang w:val="en-GB" w:eastAsia="en-GB"/>
        </w:rPr>
        <w:t xml:space="preserve"> restricted to the </w:t>
      </w:r>
      <w:proofErr w:type="spellStart"/>
      <w:r w:rsidR="003B4FEF">
        <w:rPr>
          <w:lang w:val="en-GB" w:eastAsia="en-GB"/>
        </w:rPr>
        <w:t>M</w:t>
      </w:r>
      <w:r>
        <w:rPr>
          <w:lang w:val="en-GB" w:eastAsia="en-GB"/>
        </w:rPr>
        <w:t>editerranian</w:t>
      </w:r>
      <w:proofErr w:type="spellEnd"/>
      <w:r w:rsidR="003B4FEF">
        <w:rPr>
          <w:lang w:val="en-GB" w:eastAsia="en-GB"/>
        </w:rPr>
        <w:t xml:space="preserve"> Region</w:t>
      </w:r>
      <w:r>
        <w:rPr>
          <w:lang w:val="en-GB" w:eastAsia="en-GB"/>
        </w:rPr>
        <w:t xml:space="preserve"> (8</w:t>
      </w:r>
      <w:r w:rsidR="003B4FEF">
        <w:rPr>
          <w:lang w:val="en-GB" w:eastAsia="en-GB"/>
        </w:rPr>
        <w:t xml:space="preserve"> species</w:t>
      </w:r>
      <w:r>
        <w:rPr>
          <w:lang w:val="en-GB" w:eastAsia="en-GB"/>
        </w:rPr>
        <w:t>)</w:t>
      </w:r>
      <w:r w:rsidR="00ED37F4">
        <w:rPr>
          <w:lang w:val="en-GB" w:eastAsia="en-GB"/>
        </w:rPr>
        <w:t xml:space="preserve"> and only a few species which are </w:t>
      </w:r>
      <w:r w:rsidR="003B4FEF">
        <w:rPr>
          <w:lang w:val="en-GB" w:eastAsia="en-GB"/>
        </w:rPr>
        <w:t>restricted to the</w:t>
      </w:r>
      <w:r w:rsidR="00ED37F4">
        <w:rPr>
          <w:lang w:val="en-GB" w:eastAsia="en-GB"/>
        </w:rPr>
        <w:t xml:space="preserve"> Aegean/Anatolian region (3 species). </w:t>
      </w:r>
      <w:proofErr w:type="gramStart"/>
      <w:r w:rsidR="00ED37F4">
        <w:rPr>
          <w:lang w:val="en-GB" w:eastAsia="en-GB"/>
        </w:rPr>
        <w:t>Thus</w:t>
      </w:r>
      <w:proofErr w:type="gramEnd"/>
      <w:r w:rsidR="00ED37F4">
        <w:rPr>
          <w:lang w:val="en-GB" w:eastAsia="en-GB"/>
        </w:rPr>
        <w:t xml:space="preserve"> we see that only a clear minority of the species which we have found are exclusive or near </w:t>
      </w:r>
      <w:r w:rsidR="00AE69A7">
        <w:rPr>
          <w:lang w:val="en-GB" w:eastAsia="en-GB"/>
        </w:rPr>
        <w:t>exclusive</w:t>
      </w:r>
      <w:r w:rsidR="00ED37F4">
        <w:rPr>
          <w:lang w:val="en-GB" w:eastAsia="en-GB"/>
        </w:rPr>
        <w:t xml:space="preserve"> to the region. </w:t>
      </w:r>
    </w:p>
    <w:p w14:paraId="734B16A1" w14:textId="4557F9AE" w:rsidR="003B4FEF" w:rsidRDefault="00AE69A7" w:rsidP="007328E7">
      <w:pPr>
        <w:spacing w:line="360" w:lineRule="auto"/>
        <w:rPr>
          <w:ins w:id="42" w:author="Hans Adam Bøgh Marstrand-Jørgensen" w:date="2020-02-21T14:02:00Z"/>
          <w:lang w:val="en-GB" w:eastAsia="en-GB"/>
        </w:rPr>
      </w:pPr>
      <w:r>
        <w:rPr>
          <w:lang w:val="en-GB" w:eastAsia="en-GB"/>
        </w:rPr>
        <w:lastRenderedPageBreak/>
        <w:t xml:space="preserve">We </w:t>
      </w:r>
      <w:r w:rsidR="003B4FEF">
        <w:rPr>
          <w:lang w:val="en-GB" w:eastAsia="en-GB"/>
        </w:rPr>
        <w:t xml:space="preserve">believe </w:t>
      </w:r>
      <w:r>
        <w:rPr>
          <w:lang w:val="en-GB" w:eastAsia="en-GB"/>
        </w:rPr>
        <w:t xml:space="preserve">that </w:t>
      </w:r>
      <w:r w:rsidR="003B4FEF">
        <w:rPr>
          <w:lang w:val="en-GB" w:eastAsia="en-GB"/>
        </w:rPr>
        <w:t>we have compiled a good initial</w:t>
      </w:r>
      <w:r>
        <w:rPr>
          <w:lang w:val="en-GB" w:eastAsia="en-GB"/>
        </w:rPr>
        <w:t xml:space="preserve"> species list of the </w:t>
      </w:r>
      <w:proofErr w:type="spellStart"/>
      <w:r>
        <w:rPr>
          <w:lang w:val="en-GB" w:eastAsia="en-GB"/>
        </w:rPr>
        <w:t>Skyrian</w:t>
      </w:r>
      <w:proofErr w:type="spellEnd"/>
      <w:r>
        <w:rPr>
          <w:lang w:val="en-GB" w:eastAsia="en-GB"/>
        </w:rPr>
        <w:t xml:space="preserve"> rove beetles. </w:t>
      </w:r>
      <w:r w:rsidR="00F63A66">
        <w:rPr>
          <w:lang w:val="en-GB" w:eastAsia="en-GB"/>
        </w:rPr>
        <w:t xml:space="preserve">The large temperature difference contributes to the variation in species collected between the trips and makes for a more representative species list of the island. </w:t>
      </w:r>
      <w:r w:rsidR="003B4FEF">
        <w:rPr>
          <w:lang w:val="en-GB" w:eastAsia="en-GB"/>
        </w:rPr>
        <w:t xml:space="preserve">This said our trips have only </w:t>
      </w:r>
      <w:r w:rsidR="00F63A66">
        <w:rPr>
          <w:lang w:val="en-GB" w:eastAsia="en-GB"/>
        </w:rPr>
        <w:t xml:space="preserve">covered a small portion of habitats found on Skyros and very limited temporal variation with both trips occurring during the spring. With more collecting on the island we are sure that the list of species will grow, but this paper will make for a good starter for more thorough investigation of Skyros and other Aegean Islands. </w:t>
      </w:r>
    </w:p>
    <w:p w14:paraId="5B126100" w14:textId="6B202034" w:rsidR="001D230C" w:rsidRDefault="001D230C" w:rsidP="007328E7">
      <w:pPr>
        <w:spacing w:line="360" w:lineRule="auto"/>
        <w:rPr>
          <w:ins w:id="43" w:author="Hans Adam Bøgh Marstrand-Jørgensen" w:date="2020-02-21T14:02:00Z"/>
          <w:lang w:val="en-GB" w:eastAsia="en-GB"/>
        </w:rPr>
      </w:pPr>
    </w:p>
    <w:p w14:paraId="4A80579C" w14:textId="38ADEB17" w:rsidR="001D230C" w:rsidRDefault="001D230C" w:rsidP="007328E7">
      <w:pPr>
        <w:spacing w:line="360" w:lineRule="auto"/>
        <w:rPr>
          <w:ins w:id="44" w:author="Hans Adam Bøgh Marstrand-Jørgensen" w:date="2020-02-21T14:02:00Z"/>
          <w:lang w:val="en-GB" w:eastAsia="en-GB"/>
        </w:rPr>
      </w:pPr>
    </w:p>
    <w:p w14:paraId="17E7083E" w14:textId="77777777" w:rsidR="001D230C" w:rsidRPr="00B93787" w:rsidRDefault="001D230C" w:rsidP="001D230C">
      <w:pPr>
        <w:spacing w:after="240"/>
        <w:rPr>
          <w:ins w:id="45" w:author="Hans Adam Bøgh Marstrand-Jørgensen" w:date="2020-02-21T14:02:00Z"/>
          <w:b/>
        </w:rPr>
      </w:pPr>
      <w:ins w:id="46" w:author="Hans Adam Bøgh Marstrand-Jørgensen" w:date="2020-02-21T14:02:00Z">
        <w:r w:rsidRPr="00B93787">
          <w:rPr>
            <w:b/>
          </w:rPr>
          <w:t>On the taxonomic status of Leptobium species from Skyros</w:t>
        </w:r>
      </w:ins>
    </w:p>
    <w:p w14:paraId="1533F990" w14:textId="77777777" w:rsidR="001D230C" w:rsidRDefault="001D230C" w:rsidP="001D230C">
      <w:pPr>
        <w:spacing w:after="240"/>
        <w:rPr>
          <w:ins w:id="47" w:author="Hans Adam Bøgh Marstrand-Jørgensen" w:date="2020-02-21T14:02:00Z"/>
        </w:rPr>
      </w:pPr>
      <w:ins w:id="48" w:author="Hans Adam Bøgh Marstrand-Jørgensen" w:date="2020-02-21T14:02:00Z">
        <w:r>
          <w:t>On Skyros we have collected 14 specimens of Leptobium from four localities. Five of them are males, and nine are females, as following: Site Ba: 5 female, 2 males; site Ec: 1 female, 1 male; site Ha: 3 females, 1 male; site Ma: 1 male.</w:t>
        </w:r>
      </w:ins>
    </w:p>
    <w:p w14:paraId="05F9B4ED" w14:textId="77777777" w:rsidR="001D230C" w:rsidRDefault="001D230C" w:rsidP="001D230C">
      <w:pPr>
        <w:spacing w:after="240"/>
        <w:rPr>
          <w:ins w:id="49" w:author="Hans Adam Bøgh Marstrand-Jørgensen" w:date="2020-02-21T14:02:00Z"/>
        </w:rPr>
      </w:pPr>
      <w:ins w:id="50" w:author="Hans Adam Bøgh Marstrand-Jørgensen" w:date="2020-02-21T14:02:00Z">
        <w:r>
          <w:t>All examined material seems conspecific. In measurements and other external characters it fits Leptobium graecum or, nearly so,Leptobium creticum, two closely related species. In the shape of the aedeagus it also fits this lineage and shows some variation though it resembles L. graecum the most in AL. Below the description of Skyros populations of Leptobium is provided, with the discussion of their possible identity.</w:t>
        </w:r>
      </w:ins>
    </w:p>
    <w:p w14:paraId="579E90A2" w14:textId="77777777" w:rsidR="001D230C" w:rsidRDefault="001D230C" w:rsidP="001D230C">
      <w:pPr>
        <w:spacing w:after="240"/>
        <w:rPr>
          <w:ins w:id="51" w:author="Hans Adam Bøgh Marstrand-Jørgensen" w:date="2020-02-21T14:02:00Z"/>
        </w:rPr>
      </w:pPr>
      <w:ins w:id="52" w:author="Hans Adam Bøgh Marstrand-Jørgensen" w:date="2020-02-21T14:02:00Z">
        <w:r>
          <w:t>Measurements (in mm) and ratios (range, arithmetic mean; n=11): HL:0.95-1.06, 1; HW:0.86-0.95, 0.9; PW:0.85-0.97, 0.92; PL:0.96-1.14, 1.07; EL: 0.65-0.76, 0.71; TiL:0.7-</w:t>
        </w:r>
        <w:r w:rsidRPr="00B93787">
          <w:rPr>
            <w:lang w:val="en-US"/>
          </w:rPr>
          <w:t>0.85, 0.76; TaL:0.55-0.7, 0.63; AL:1.28-1.44, 1.38; TL:6.2-7.4, 6.9; HL/HW:1.01-1.18, 1.11</w:t>
        </w:r>
        <w:r>
          <w:rPr>
            <w:lang w:val="en-US"/>
          </w:rPr>
          <w:t xml:space="preserve">; </w:t>
        </w:r>
        <w:r w:rsidRPr="00B93787">
          <w:rPr>
            <w:lang w:val="en-US"/>
          </w:rPr>
          <w:t xml:space="preserve">PW/HW: 0.94-1.07, 1.015; PL/PW:0.81-0.9, 0.86; EL/PL:0.62-0.75, 0.66; </w:t>
        </w:r>
        <w:proofErr w:type="spellStart"/>
        <w:r w:rsidRPr="00B93787">
          <w:rPr>
            <w:lang w:val="en-US"/>
          </w:rPr>
          <w:t>TiL</w:t>
        </w:r>
        <w:proofErr w:type="spellEnd"/>
        <w:r w:rsidRPr="00B93787">
          <w:rPr>
            <w:lang w:val="en-US"/>
          </w:rPr>
          <w:t>/</w:t>
        </w:r>
        <w:proofErr w:type="spellStart"/>
        <w:r w:rsidRPr="00B93787">
          <w:rPr>
            <w:lang w:val="en-US"/>
          </w:rPr>
          <w:t>TaL</w:t>
        </w:r>
        <w:proofErr w:type="spellEnd"/>
        <w:r w:rsidRPr="00B93787">
          <w:rPr>
            <w:lang w:val="en-US"/>
          </w:rPr>
          <w:t>: 1.02-1.42</w:t>
        </w:r>
        <w:r>
          <w:rPr>
            <w:lang w:val="en-US"/>
          </w:rPr>
          <w:t xml:space="preserve">, </w:t>
        </w:r>
        <w:r>
          <w:t>1.2.</w:t>
        </w:r>
      </w:ins>
    </w:p>
    <w:p w14:paraId="791F7AF4" w14:textId="77777777" w:rsidR="001D230C" w:rsidRDefault="001D230C" w:rsidP="001D230C">
      <w:pPr>
        <w:spacing w:after="240"/>
        <w:rPr>
          <w:ins w:id="53" w:author="Hans Adam Bøgh Marstrand-Jørgensen" w:date="2020-02-21T14:02:00Z"/>
        </w:rPr>
      </w:pPr>
      <w:ins w:id="54" w:author="Hans Adam Bøgh Marstrand-Jørgensen" w:date="2020-02-21T14:02:00Z">
        <w:r>
          <w:t>Habitus as Fig. 13. Head, pronotum, and abdominal segments III-VI blackish brown to black; elytra, and abdominal segments VII-X rufous; appendages yellowish brown.</w:t>
        </w:r>
      </w:ins>
    </w:p>
    <w:p w14:paraId="47BCD641" w14:textId="77777777" w:rsidR="001D230C" w:rsidRDefault="001D230C" w:rsidP="001D230C">
      <w:pPr>
        <w:spacing w:after="240"/>
        <w:rPr>
          <w:ins w:id="55" w:author="Hans Adam Bøgh Marstrand-Jørgensen" w:date="2020-02-21T14:02:00Z"/>
        </w:rPr>
      </w:pPr>
      <w:ins w:id="56" w:author="Hans Adam Bøgh Marstrand-Jørgensen" w:date="2020-02-21T14:02:00Z">
        <w:r>
          <w:t>Head rather oblong (see ratio HL/HW); posterior angles weakly marked; puncturation rather sparse, interstices on dorsal surface usually more than twice the diameter of punctures; microsculpture absent; eyes moderately large with temples more than twice the length of the eye (notes: eye length: 0.18 mm., temple length: 0.43 mm., ratio: 2.4 mm.) in dorsal view. Antennae with antennomere II slightly longer than antennomere III.</w:t>
        </w:r>
      </w:ins>
    </w:p>
    <w:p w14:paraId="32745FF2" w14:textId="77777777" w:rsidR="001D230C" w:rsidRDefault="001D230C" w:rsidP="001D230C">
      <w:pPr>
        <w:spacing w:after="240"/>
        <w:rPr>
          <w:ins w:id="57" w:author="Hans Adam Bøgh Marstrand-Jørgensen" w:date="2020-02-21T14:02:00Z"/>
        </w:rPr>
      </w:pPr>
      <w:ins w:id="58" w:author="Hans Adam Bøgh Marstrand-Jørgensen" w:date="2020-02-21T14:02:00Z">
        <w:r>
          <w:t>Pronotum distinctly oblong and approximately as wide as head (see PW/HW and PL/HL); puncturation similar to that on head but slightly more dense with interstices more than the diameter of one puncture; midline impunctate; microsculpture absent.</w:t>
        </w:r>
      </w:ins>
    </w:p>
    <w:p w14:paraId="359182B5" w14:textId="77777777" w:rsidR="001D230C" w:rsidRDefault="001D230C" w:rsidP="001D230C">
      <w:pPr>
        <w:spacing w:after="240"/>
        <w:rPr>
          <w:ins w:id="59" w:author="Hans Adam Bøgh Marstrand-Jørgensen" w:date="2020-02-21T14:02:00Z"/>
        </w:rPr>
      </w:pPr>
      <w:ins w:id="60" w:author="Hans Adam Bøgh Marstrand-Jørgensen" w:date="2020-02-21T14:02:00Z">
        <w:r>
          <w:t>Elytra approximately as wide and at suture distinctly shorter than pronotum (see ratio EL/PL); puncturation slightly more weak and with same interstices between punctures as head; microsculpture absent. Hind wings absent.</w:t>
        </w:r>
      </w:ins>
    </w:p>
    <w:p w14:paraId="2A5031A5" w14:textId="77777777" w:rsidR="001D230C" w:rsidRDefault="001D230C" w:rsidP="001D230C">
      <w:pPr>
        <w:spacing w:after="240"/>
        <w:rPr>
          <w:ins w:id="61" w:author="Hans Adam Bøgh Marstrand-Jørgensen" w:date="2020-02-21T14:02:00Z"/>
        </w:rPr>
      </w:pPr>
      <w:ins w:id="62" w:author="Hans Adam Bøgh Marstrand-Jørgensen" w:date="2020-02-21T14:02:00Z">
        <w:r>
          <w:lastRenderedPageBreak/>
          <w:t>Abdomen subparallel with same width as elytra, but slightly wider at segment VI; puncturation of segments III-VI weak and shallow with same interstices between punctures as head; microsculpture usually distinct and composed of transverse striae; posterior margin of tergite VII without palisade fringe.</w:t>
        </w:r>
      </w:ins>
    </w:p>
    <w:p w14:paraId="618D6340" w14:textId="77777777" w:rsidR="001D230C" w:rsidRDefault="001D230C" w:rsidP="001D230C">
      <w:pPr>
        <w:spacing w:after="240"/>
        <w:rPr>
          <w:ins w:id="63" w:author="Hans Adam Bøgh Marstrand-Jørgensen" w:date="2020-02-21T14:02:00Z"/>
        </w:rPr>
      </w:pPr>
      <w:ins w:id="64" w:author="Hans Adam Bøgh Marstrand-Jørgensen" w:date="2020-02-21T14:02:00Z">
        <w:r>
          <w:t>Male: sternite VII posterior margin slightly concave, in posterior median area with a small smooth area, on either side of this area with group of setae distinctly more thick and dark than regular setae around (Fig. 18). Sternite VIII with a narrow and rather deep (slightly less than half of the length of the segment) posterior median incision (Fig. 19).</w:t>
        </w:r>
      </w:ins>
    </w:p>
    <w:p w14:paraId="08258610" w14:textId="77777777" w:rsidR="001D230C" w:rsidRDefault="001D230C" w:rsidP="001D230C">
      <w:pPr>
        <w:spacing w:after="240"/>
        <w:rPr>
          <w:ins w:id="65" w:author="Hans Adam Bøgh Marstrand-Jørgensen" w:date="2020-02-21T14:02:00Z"/>
        </w:rPr>
      </w:pPr>
      <w:ins w:id="66" w:author="Hans Adam Bøgh Marstrand-Jørgensen" w:date="2020-02-21T14:02:00Z">
        <w:r>
          <w:t>Aedeagus symmetrical with asymmetrical ventral plate (Figs 14-17).</w:t>
        </w:r>
      </w:ins>
    </w:p>
    <w:p w14:paraId="2294D84D" w14:textId="77777777" w:rsidR="001D230C" w:rsidRDefault="001D230C" w:rsidP="001D230C">
      <w:pPr>
        <w:spacing w:after="240"/>
        <w:rPr>
          <w:ins w:id="67" w:author="Hans Adam Bøgh Marstrand-Jørgensen" w:date="2020-02-21T14:02:00Z"/>
        </w:rPr>
      </w:pPr>
      <w:ins w:id="68" w:author="Hans Adam Bøgh Marstrand-Jørgensen" w:date="2020-02-21T14:02:00Z">
        <w:r>
          <w:t>Notes.Based on its external and genitalic morphology, Leptobium species from Skyros clearly belongs in the same species group with L. creticum, L. graecum and L. IllyricumErichson, 1840. Measurements of the aedeagi (AL) indicate that Skyros specimens may be closer to L. graecum. Also, similarly to L. graecum, posterior median area of male sternite VII in Skyros specimens is with group of dark thick setae on either side of this area (Fig. 18). In L. creticum such setae absent, its male sternite VII only regularly setose.</w:t>
        </w:r>
      </w:ins>
    </w:p>
    <w:p w14:paraId="433AB633" w14:textId="77777777" w:rsidR="001D230C" w:rsidRDefault="001D230C" w:rsidP="001D230C">
      <w:pPr>
        <w:spacing w:after="240"/>
        <w:rPr>
          <w:ins w:id="69" w:author="Hans Adam Bøgh Marstrand-Jørgensen" w:date="2020-02-21T14:02:00Z"/>
        </w:rPr>
      </w:pPr>
      <w:ins w:id="70" w:author="Hans Adam Bøgh Marstrand-Jørgensen" w:date="2020-02-21T14:02:00Z">
        <w:r>
          <w:t>Internal sclerites of their aedeagus (from both parameral and lateral views) are very close to those of L. graecum and L. creticum, but the aedeagal ventral process (operculum) in</w:t>
        </w:r>
      </w:ins>
    </w:p>
    <w:p w14:paraId="3E6C8D28" w14:textId="77777777" w:rsidR="001D230C" w:rsidRDefault="001D230C" w:rsidP="001D230C">
      <w:pPr>
        <w:spacing w:after="240"/>
        <w:rPr>
          <w:ins w:id="71" w:author="Hans Adam Bøgh Marstrand-Jørgensen" w:date="2020-02-21T14:02:00Z"/>
        </w:rPr>
      </w:pPr>
      <w:ins w:id="72" w:author="Hans Adam Bøgh Marstrand-Jørgensen" w:date="2020-02-21T14:02:00Z">
        <w:r>
          <w:t>Skyros specimens is shaped somewhat differently compared to both. The ventral process of the majority of dissected males from Skyros are shorter than in L. graecum or L. creticum. However, one male from the site Ec has longer ventral process of the aedeagus. This example shows variation in this character within Skyros populations, an observation that is consistent with high intraspecific variation of this structure observed in several species by Assing (2005b). In shape of the ventral process Skyros populations look somewhat transitional between L. graecum and L. creticum. With more material found from Greek islands, hiatus between both species maybe so blurred that they may need to be synonymized. On the other hand, it is hard to imagine gene flow between populations from various remote islands for the apterous species from this group. Molecular work on Leptobiumpopulations in this region would be highly interesting to shed light on the species boundaries in this group, and their correspondence to the boundaries observed from morphology.</w:t>
        </w:r>
      </w:ins>
    </w:p>
    <w:p w14:paraId="65700E12" w14:textId="77777777" w:rsidR="001D230C" w:rsidRDefault="001D230C" w:rsidP="001D230C">
      <w:pPr>
        <w:rPr>
          <w:ins w:id="73" w:author="Hans Adam Bøgh Marstrand-Jørgensen" w:date="2020-02-21T14:02:00Z"/>
        </w:rPr>
      </w:pPr>
      <w:ins w:id="74" w:author="Hans Adam Bøgh Marstrand-Jørgensen" w:date="2020-02-21T14:02:00Z">
        <w:r>
          <w:br w:type="page"/>
        </w:r>
      </w:ins>
    </w:p>
    <w:p w14:paraId="16D8C0E0" w14:textId="77777777" w:rsidR="001D230C" w:rsidRDefault="001D230C" w:rsidP="001D230C">
      <w:pPr>
        <w:spacing w:after="240"/>
        <w:rPr>
          <w:ins w:id="75" w:author="Hans Adam Bøgh Marstrand-Jørgensen" w:date="2020-02-21T14:02:00Z"/>
        </w:rPr>
      </w:pPr>
      <w:ins w:id="76" w:author="Hans Adam Bøgh Marstrand-Jørgensen" w:date="2020-02-21T14:02:00Z">
        <w:r>
          <w:rPr>
            <w:noProof/>
          </w:rPr>
          <w:lastRenderedPageBreak/>
          <w:drawing>
            <wp:inline distT="0" distB="0" distL="0" distR="0" wp14:anchorId="146C2047" wp14:editId="131F0189">
              <wp:extent cx="6029960" cy="8533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7 at 16.53.59.png"/>
                      <pic:cNvPicPr/>
                    </pic:nvPicPr>
                    <pic:blipFill>
                      <a:blip r:embed="rId9">
                        <a:extLst>
                          <a:ext uri="{28A0092B-C50C-407E-A947-70E740481C1C}">
                            <a14:useLocalDpi xmlns:a14="http://schemas.microsoft.com/office/drawing/2010/main" val="0"/>
                          </a:ext>
                        </a:extLst>
                      </a:blip>
                      <a:stretch>
                        <a:fillRect/>
                      </a:stretch>
                    </pic:blipFill>
                    <pic:spPr>
                      <a:xfrm>
                        <a:off x="0" y="0"/>
                        <a:ext cx="6029960" cy="8533130"/>
                      </a:xfrm>
                      <a:prstGeom prst="rect">
                        <a:avLst/>
                      </a:prstGeom>
                    </pic:spPr>
                  </pic:pic>
                </a:graphicData>
              </a:graphic>
            </wp:inline>
          </w:drawing>
        </w:r>
      </w:ins>
    </w:p>
    <w:p w14:paraId="0320AF05" w14:textId="77777777" w:rsidR="001D230C" w:rsidRDefault="001D230C" w:rsidP="007328E7">
      <w:pPr>
        <w:spacing w:line="360" w:lineRule="auto"/>
        <w:rPr>
          <w:ins w:id="77" w:author="Hans Adam Bøgh Marstrand-Jørgensen" w:date="2020-02-20T22:47:00Z"/>
          <w:lang w:val="en-GB" w:eastAsia="en-GB"/>
        </w:rPr>
      </w:pPr>
      <w:bookmarkStart w:id="78" w:name="_GoBack"/>
      <w:bookmarkEnd w:id="78"/>
    </w:p>
    <w:p w14:paraId="06E330DB" w14:textId="039473BF" w:rsidR="001C1B71" w:rsidRPr="001C1B71" w:rsidRDefault="001C1B71" w:rsidP="007328E7">
      <w:pPr>
        <w:spacing w:line="360" w:lineRule="auto"/>
        <w:rPr>
          <w:b/>
          <w:bCs/>
          <w:sz w:val="28"/>
          <w:szCs w:val="28"/>
          <w:lang w:val="en-GB" w:eastAsia="en-GB"/>
          <w:rPrChange w:id="79" w:author="Hans Adam Bøgh Marstrand-Jørgensen" w:date="2020-02-20T22:48:00Z">
            <w:rPr>
              <w:lang w:val="en-GB" w:eastAsia="en-GB"/>
            </w:rPr>
          </w:rPrChange>
        </w:rPr>
      </w:pPr>
      <w:ins w:id="80" w:author="Hans Adam Bøgh Marstrand-Jørgensen" w:date="2020-02-20T22:47:00Z">
        <w:r w:rsidRPr="001C1B71">
          <w:rPr>
            <w:b/>
            <w:bCs/>
            <w:sz w:val="28"/>
            <w:szCs w:val="28"/>
            <w:lang w:val="en-GB" w:eastAsia="en-GB"/>
            <w:rPrChange w:id="81" w:author="Hans Adam Bøgh Marstrand-Jørgensen" w:date="2020-02-20T22:48:00Z">
              <w:rPr>
                <w:sz w:val="28"/>
                <w:szCs w:val="28"/>
                <w:lang w:val="en-GB" w:eastAsia="en-GB"/>
              </w:rPr>
            </w:rPrChange>
          </w:rPr>
          <w:t>R</w:t>
        </w:r>
      </w:ins>
      <w:ins w:id="82" w:author="Hans Adam Bøgh Marstrand-Jørgensen" w:date="2020-02-20T22:48:00Z">
        <w:r w:rsidRPr="001C1B71">
          <w:rPr>
            <w:b/>
            <w:bCs/>
            <w:sz w:val="28"/>
            <w:szCs w:val="28"/>
            <w:lang w:val="en-GB" w:eastAsia="en-GB"/>
            <w:rPrChange w:id="83" w:author="Hans Adam Bøgh Marstrand-Jørgensen" w:date="2020-02-20T22:48:00Z">
              <w:rPr>
                <w:sz w:val="28"/>
                <w:szCs w:val="28"/>
                <w:lang w:val="en-GB" w:eastAsia="en-GB"/>
              </w:rPr>
            </w:rPrChange>
          </w:rPr>
          <w:t>eferences</w:t>
        </w:r>
      </w:ins>
    </w:p>
    <w:p w14:paraId="5FAB0433" w14:textId="0E88C31F" w:rsidR="001C1B71" w:rsidRPr="001C1B71" w:rsidRDefault="00A229AD" w:rsidP="001C1B71">
      <w:pPr>
        <w:widowControl w:val="0"/>
        <w:autoSpaceDE w:val="0"/>
        <w:autoSpaceDN w:val="0"/>
        <w:adjustRightInd w:val="0"/>
        <w:spacing w:line="360" w:lineRule="auto"/>
        <w:rPr>
          <w:rFonts w:ascii="Calibri" w:hAnsi="Calibri" w:cs="Calibri"/>
          <w:noProof/>
          <w:szCs w:val="24"/>
        </w:rPr>
      </w:pPr>
      <w:ins w:id="84" w:author="Hans Adam Bøgh Marstrand-Jørgensen" w:date="2020-02-20T22:21:00Z">
        <w:r>
          <w:rPr>
            <w:lang w:val="en-GB" w:eastAsia="en-GB"/>
          </w:rPr>
          <w:fldChar w:fldCharType="begin" w:fldLock="1"/>
        </w:r>
        <w:r>
          <w:rPr>
            <w:lang w:val="en-GB" w:eastAsia="en-GB"/>
          </w:rPr>
          <w:instrText xml:space="preserve">ADDIN Mendeley Bibliography CSL_BIBLIOGRAPHY </w:instrText>
        </w:r>
      </w:ins>
      <w:r>
        <w:rPr>
          <w:lang w:val="en-GB" w:eastAsia="en-GB"/>
        </w:rPr>
        <w:fldChar w:fldCharType="separate"/>
      </w:r>
      <w:r w:rsidR="001C1B71" w:rsidRPr="001C1B71">
        <w:rPr>
          <w:rFonts w:ascii="Calibri" w:hAnsi="Calibri" w:cs="Calibri"/>
          <w:noProof/>
          <w:szCs w:val="24"/>
        </w:rPr>
        <w:t xml:space="preserve">Assing, V. (2005). Two new species and new records of Staphylinidae from the Greek island Lesbos (Insecta: Coleoptera). Linzer Biol. Beitr. </w:t>
      </w:r>
      <w:r w:rsidR="001C1B71" w:rsidRPr="001C1B71">
        <w:rPr>
          <w:rFonts w:ascii="Calibri" w:hAnsi="Calibri" w:cs="Calibri"/>
          <w:i/>
          <w:iCs/>
          <w:noProof/>
          <w:szCs w:val="24"/>
        </w:rPr>
        <w:t>37</w:t>
      </w:r>
      <w:r w:rsidR="001C1B71" w:rsidRPr="001C1B71">
        <w:rPr>
          <w:rFonts w:ascii="Calibri" w:hAnsi="Calibri" w:cs="Calibri"/>
          <w:noProof/>
          <w:szCs w:val="24"/>
        </w:rPr>
        <w:t>, 1035–1046.</w:t>
      </w:r>
    </w:p>
    <w:p w14:paraId="3ECD07A5"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(2013a). On the Staphylinidae (Coleoptera) of Crete , Greece. Stuttgarter Beiträge Zur Naturkunde, Ser. A </w:t>
      </w:r>
      <w:r w:rsidRPr="001C1B71">
        <w:rPr>
          <w:rFonts w:ascii="Calibri" w:hAnsi="Calibri" w:cs="Calibri"/>
          <w:i/>
          <w:iCs/>
          <w:noProof/>
          <w:szCs w:val="24"/>
        </w:rPr>
        <w:t>30</w:t>
      </w:r>
      <w:r w:rsidRPr="001C1B71">
        <w:rPr>
          <w:rFonts w:ascii="Calibri" w:hAnsi="Calibri" w:cs="Calibri"/>
          <w:noProof/>
          <w:szCs w:val="24"/>
        </w:rPr>
        <w:t>, 83–102.</w:t>
      </w:r>
    </w:p>
    <w:p w14:paraId="5AAB2D17"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(2013b). On the Staphylinidae of Rhodes, Greece. Linzer Biol. Beitr. </w:t>
      </w:r>
      <w:r w:rsidRPr="001C1B71">
        <w:rPr>
          <w:rFonts w:ascii="Calibri" w:hAnsi="Calibri" w:cs="Calibri"/>
          <w:i/>
          <w:iCs/>
          <w:noProof/>
          <w:szCs w:val="24"/>
        </w:rPr>
        <w:t>45</w:t>
      </w:r>
      <w:r w:rsidRPr="001C1B71">
        <w:rPr>
          <w:rFonts w:ascii="Calibri" w:hAnsi="Calibri" w:cs="Calibri"/>
          <w:noProof/>
          <w:szCs w:val="24"/>
        </w:rPr>
        <w:t>, 1587–1613.</w:t>
      </w:r>
    </w:p>
    <w:p w14:paraId="73EDB7A0"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(2015a). On the Staphylinidae of the Greek island Chios ( Insecta : Coleoptera ). Linzer Biol. Beitraege </w:t>
      </w:r>
      <w:r w:rsidRPr="001C1B71">
        <w:rPr>
          <w:rFonts w:ascii="Calibri" w:hAnsi="Calibri" w:cs="Calibri"/>
          <w:i/>
          <w:iCs/>
          <w:noProof/>
          <w:szCs w:val="24"/>
        </w:rPr>
        <w:t>47</w:t>
      </w:r>
      <w:r w:rsidRPr="001C1B71">
        <w:rPr>
          <w:rFonts w:ascii="Calibri" w:hAnsi="Calibri" w:cs="Calibri"/>
          <w:noProof/>
          <w:szCs w:val="24"/>
        </w:rPr>
        <w:t>, 43–55.</w:t>
      </w:r>
    </w:p>
    <w:p w14:paraId="01AA6107"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(2015b). On the Staphylinidae (Coleoptera) of Crete II. Seven new species, a new synonymy, and additional records. Stuttgarter Beiträge Zur Naturkunde, Ser. A </w:t>
      </w:r>
      <w:r w:rsidRPr="001C1B71">
        <w:rPr>
          <w:rFonts w:ascii="Calibri" w:hAnsi="Calibri" w:cs="Calibri"/>
          <w:i/>
          <w:iCs/>
          <w:noProof/>
          <w:szCs w:val="24"/>
        </w:rPr>
        <w:t>30</w:t>
      </w:r>
      <w:r w:rsidRPr="001C1B71">
        <w:rPr>
          <w:rFonts w:ascii="Calibri" w:hAnsi="Calibri" w:cs="Calibri"/>
          <w:noProof/>
          <w:szCs w:val="24"/>
        </w:rPr>
        <w:t>, 95–112.</w:t>
      </w:r>
    </w:p>
    <w:p w14:paraId="0058EC3D"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(2015c). On the Staphylinidae of the Greek island Samos (Coleoptera: Staphylinidae). Koleopterol. Rundschau </w:t>
      </w:r>
      <w:r w:rsidRPr="001C1B71">
        <w:rPr>
          <w:rFonts w:ascii="Calibri" w:hAnsi="Calibri" w:cs="Calibri"/>
          <w:i/>
          <w:iCs/>
          <w:noProof/>
          <w:szCs w:val="24"/>
        </w:rPr>
        <w:t>85</w:t>
      </w:r>
      <w:r w:rsidRPr="001C1B71">
        <w:rPr>
          <w:rFonts w:ascii="Calibri" w:hAnsi="Calibri" w:cs="Calibri"/>
          <w:noProof/>
          <w:szCs w:val="24"/>
        </w:rPr>
        <w:t>, 81–102.</w:t>
      </w:r>
    </w:p>
    <w:p w14:paraId="6E6B9775"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(2016a). On the Staphylinidae of the Greek island Lesbos II, with supplementary notes on the fauna of Samos and Chios. Koleopterol. Rundschau </w:t>
      </w:r>
      <w:r w:rsidRPr="001C1B71">
        <w:rPr>
          <w:rFonts w:ascii="Calibri" w:hAnsi="Calibri" w:cs="Calibri"/>
          <w:i/>
          <w:iCs/>
          <w:noProof/>
          <w:szCs w:val="24"/>
        </w:rPr>
        <w:t>86</w:t>
      </w:r>
      <w:r w:rsidRPr="001C1B71">
        <w:rPr>
          <w:rFonts w:ascii="Calibri" w:hAnsi="Calibri" w:cs="Calibri"/>
          <w:noProof/>
          <w:szCs w:val="24"/>
        </w:rPr>
        <w:t>, 103–138.</w:t>
      </w:r>
    </w:p>
    <w:p w14:paraId="309E564A"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(2016b). On the Staphylinidae of the Greek island Karpathos (Insecta: Coleoptera). Linzer Biol. Beitraege </w:t>
      </w:r>
      <w:r w:rsidRPr="001C1B71">
        <w:rPr>
          <w:rFonts w:ascii="Calibri" w:hAnsi="Calibri" w:cs="Calibri"/>
          <w:i/>
          <w:iCs/>
          <w:noProof/>
          <w:szCs w:val="24"/>
        </w:rPr>
        <w:t>48</w:t>
      </w:r>
      <w:r w:rsidRPr="001C1B71">
        <w:rPr>
          <w:rFonts w:ascii="Calibri" w:hAnsi="Calibri" w:cs="Calibri"/>
          <w:noProof/>
          <w:szCs w:val="24"/>
        </w:rPr>
        <w:t>, 253–263.</w:t>
      </w:r>
    </w:p>
    <w:p w14:paraId="45612907"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(2017a). On the Staphylinidae of the Greek island Kos, with an appendix on Carabidae and additional records from other islands (Insecta: Coleoptera). Linzer Biol. Beitraege </w:t>
      </w:r>
      <w:r w:rsidRPr="001C1B71">
        <w:rPr>
          <w:rFonts w:ascii="Calibri" w:hAnsi="Calibri" w:cs="Calibri"/>
          <w:i/>
          <w:iCs/>
          <w:noProof/>
          <w:szCs w:val="24"/>
        </w:rPr>
        <w:t>49</w:t>
      </w:r>
      <w:r w:rsidRPr="001C1B71">
        <w:rPr>
          <w:rFonts w:ascii="Calibri" w:hAnsi="Calibri" w:cs="Calibri"/>
          <w:noProof/>
          <w:szCs w:val="24"/>
        </w:rPr>
        <w:t>, 191–205.</w:t>
      </w:r>
    </w:p>
    <w:p w14:paraId="3B6FCAB5"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(2017b). A revision of the Alevonota species of the Palaearctic region. II. A new species from Cyprus and additional records (Coleoptera: Staphylinidae: Aleocharinae). Linzer Biol. Beitraege </w:t>
      </w:r>
      <w:r w:rsidRPr="001C1B71">
        <w:rPr>
          <w:rFonts w:ascii="Calibri" w:hAnsi="Calibri" w:cs="Calibri"/>
          <w:i/>
          <w:iCs/>
          <w:noProof/>
          <w:szCs w:val="24"/>
        </w:rPr>
        <w:t>49</w:t>
      </w:r>
      <w:r w:rsidRPr="001C1B71">
        <w:rPr>
          <w:rFonts w:ascii="Calibri" w:hAnsi="Calibri" w:cs="Calibri"/>
          <w:noProof/>
          <w:szCs w:val="24"/>
        </w:rPr>
        <w:t>, 229–234.</w:t>
      </w:r>
    </w:p>
    <w:p w14:paraId="4AC06170"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(2017c). On the Staphylinidae of the Greek island Ikaría, with supplementary notes on the fauna of Samos (Coleoptera: Staphylinidae). Koleopterol. Rundschau </w:t>
      </w:r>
      <w:r w:rsidRPr="001C1B71">
        <w:rPr>
          <w:rFonts w:ascii="Calibri" w:hAnsi="Calibri" w:cs="Calibri"/>
          <w:i/>
          <w:iCs/>
          <w:noProof/>
          <w:szCs w:val="24"/>
        </w:rPr>
        <w:t>87</w:t>
      </w:r>
      <w:r w:rsidRPr="001C1B71">
        <w:rPr>
          <w:rFonts w:ascii="Calibri" w:hAnsi="Calibri" w:cs="Calibri"/>
          <w:noProof/>
          <w:szCs w:val="24"/>
        </w:rPr>
        <w:t>, 89–116.</w:t>
      </w:r>
    </w:p>
    <w:p w14:paraId="5166DDCD"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and Wunderle, P. (2001). On the Staphylinidae of Cyprus (Coleoptera). Entomol. Zeitschrift </w:t>
      </w:r>
      <w:r w:rsidRPr="001C1B71">
        <w:rPr>
          <w:rFonts w:ascii="Calibri" w:hAnsi="Calibri" w:cs="Calibri"/>
          <w:i/>
          <w:iCs/>
          <w:noProof/>
          <w:szCs w:val="24"/>
        </w:rPr>
        <w:t>111</w:t>
      </w:r>
      <w:r w:rsidRPr="001C1B71">
        <w:rPr>
          <w:rFonts w:ascii="Calibri" w:hAnsi="Calibri" w:cs="Calibri"/>
          <w:noProof/>
          <w:szCs w:val="24"/>
        </w:rPr>
        <w:t>, 34–41.</w:t>
      </w:r>
    </w:p>
    <w:p w14:paraId="7257F2B0"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Assing, V., Brachat, V., and Meybohm, H. (2018). On the Staphylinidae of the Greek island Corfu (Insecta : Coleoptera). Beiträge Zur Entomol. </w:t>
      </w:r>
      <w:r w:rsidRPr="001C1B71">
        <w:rPr>
          <w:rFonts w:ascii="Calibri" w:hAnsi="Calibri" w:cs="Calibri"/>
          <w:i/>
          <w:iCs/>
          <w:noProof/>
          <w:szCs w:val="24"/>
        </w:rPr>
        <w:t>68</w:t>
      </w:r>
      <w:r w:rsidRPr="001C1B71">
        <w:rPr>
          <w:rFonts w:ascii="Calibri" w:hAnsi="Calibri" w:cs="Calibri"/>
          <w:noProof/>
          <w:szCs w:val="24"/>
        </w:rPr>
        <w:t>, 31–67.</w:t>
      </w:r>
    </w:p>
    <w:p w14:paraId="33063563"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lastRenderedPageBreak/>
        <w:t>Fotiadis, G., and Vrahnakis, M.S. (2012). Action Plan for Agropastoral Ecosystems. Final Report. A project run under the framework of Acion Α2. Agropastoral Action Plan. LIFE09NAT/GR/000323 - “Demonstration of the Biodiversity Action Planning approach, to benefit local biodiversity on an Aegean i.</w:t>
      </w:r>
    </w:p>
    <w:p w14:paraId="103ADCBA"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Hansen, A.K., Justesen, M.J., Kepfer-Rojas, S., Byriel, D.B., Pedersen, J., and Solodovnikov, A. (2018). Ecogeographic patterns in a mainland-island system in Northern Europe as inferred from the rove beetles (Coleoptera: Staphylinidae) on Læsø island. Eur. J. Entomol. </w:t>
      </w:r>
      <w:r w:rsidRPr="001C1B71">
        <w:rPr>
          <w:rFonts w:ascii="Calibri" w:hAnsi="Calibri" w:cs="Calibri"/>
          <w:i/>
          <w:iCs/>
          <w:noProof/>
          <w:szCs w:val="24"/>
        </w:rPr>
        <w:t>115</w:t>
      </w:r>
      <w:r w:rsidRPr="001C1B71">
        <w:rPr>
          <w:rFonts w:ascii="Calibri" w:hAnsi="Calibri" w:cs="Calibri"/>
          <w:noProof/>
          <w:szCs w:val="24"/>
        </w:rPr>
        <w:t>, 256–263.</w:t>
      </w:r>
    </w:p>
    <w:p w14:paraId="3D32832B"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Kræmer, L. (2015). Rove beetle ( Coleoptera : Staphylinidae ) fauna of the Greek Island Skyros : composition and biogeography. University of Copenhagen.</w:t>
      </w:r>
    </w:p>
    <w:p w14:paraId="55DED9EB"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 xml:space="preserve">Solodovnikov, A., Yue, Y., Tarasov, S., and Ren, D. (2013). Extinct and extant rove beetles meet in the matrix: Early cretaceous fossils shed light on the evolution of a hyperdiverse insect lineage (Coleoptera: Staphylinidae: Staphylininae). Cladistics </w:t>
      </w:r>
      <w:r w:rsidRPr="001C1B71">
        <w:rPr>
          <w:rFonts w:ascii="Calibri" w:hAnsi="Calibri" w:cs="Calibri"/>
          <w:i/>
          <w:iCs/>
          <w:noProof/>
          <w:szCs w:val="24"/>
        </w:rPr>
        <w:t>29</w:t>
      </w:r>
      <w:r w:rsidRPr="001C1B71">
        <w:rPr>
          <w:rFonts w:ascii="Calibri" w:hAnsi="Calibri" w:cs="Calibri"/>
          <w:noProof/>
          <w:szCs w:val="24"/>
        </w:rPr>
        <w:t>, 360–403.</w:t>
      </w:r>
    </w:p>
    <w:p w14:paraId="615AE948" w14:textId="77777777" w:rsidR="001C1B71" w:rsidRPr="001C1B71" w:rsidRDefault="001C1B71" w:rsidP="001C1B71">
      <w:pPr>
        <w:widowControl w:val="0"/>
        <w:autoSpaceDE w:val="0"/>
        <w:autoSpaceDN w:val="0"/>
        <w:adjustRightInd w:val="0"/>
        <w:spacing w:line="360" w:lineRule="auto"/>
        <w:rPr>
          <w:rFonts w:ascii="Calibri" w:hAnsi="Calibri" w:cs="Calibri"/>
          <w:noProof/>
          <w:szCs w:val="24"/>
        </w:rPr>
      </w:pPr>
      <w:r w:rsidRPr="001C1B71">
        <w:rPr>
          <w:rFonts w:ascii="Calibri" w:hAnsi="Calibri" w:cs="Calibri"/>
          <w:noProof/>
          <w:szCs w:val="24"/>
        </w:rPr>
        <w:t>Thayer, M.K. (2016). Staphylinidae Latreille, 1802. In Zoology Online, (Berlin, Boston: De Gruyter), p.</w:t>
      </w:r>
    </w:p>
    <w:p w14:paraId="77B451FC" w14:textId="77777777" w:rsidR="001C1B71" w:rsidRPr="001C1B71" w:rsidRDefault="001C1B71" w:rsidP="001C1B71">
      <w:pPr>
        <w:widowControl w:val="0"/>
        <w:autoSpaceDE w:val="0"/>
        <w:autoSpaceDN w:val="0"/>
        <w:adjustRightInd w:val="0"/>
        <w:spacing w:line="360" w:lineRule="auto"/>
        <w:rPr>
          <w:rFonts w:ascii="Calibri" w:hAnsi="Calibri" w:cs="Calibri"/>
          <w:noProof/>
        </w:rPr>
      </w:pPr>
      <w:r w:rsidRPr="001C1B71">
        <w:rPr>
          <w:rFonts w:ascii="Calibri" w:hAnsi="Calibri" w:cs="Calibri"/>
          <w:noProof/>
          <w:szCs w:val="24"/>
        </w:rPr>
        <w:t xml:space="preserve">Vrahnakis, M., Fotiadis, G., and Kazoglou, Y. (2012). Skyros : a very “ dry grassland ” Greek island. </w:t>
      </w:r>
      <w:r w:rsidRPr="001C1B71">
        <w:rPr>
          <w:rFonts w:ascii="Calibri" w:hAnsi="Calibri" w:cs="Calibri"/>
          <w:i/>
          <w:iCs/>
          <w:noProof/>
          <w:szCs w:val="24"/>
        </w:rPr>
        <w:t>14</w:t>
      </w:r>
      <w:r w:rsidRPr="001C1B71">
        <w:rPr>
          <w:rFonts w:ascii="Calibri" w:hAnsi="Calibri" w:cs="Calibri"/>
          <w:noProof/>
          <w:szCs w:val="24"/>
        </w:rPr>
        <w:t>, 9–10.</w:t>
      </w:r>
    </w:p>
    <w:p w14:paraId="55ED2835" w14:textId="7EACFE4E" w:rsidR="003B4FEF" w:rsidDel="001C1B71" w:rsidRDefault="00A229AD" w:rsidP="007328E7">
      <w:pPr>
        <w:spacing w:line="360" w:lineRule="auto"/>
        <w:rPr>
          <w:del w:id="85" w:author="Hans Adam Bøgh Marstrand-Jørgensen" w:date="2020-02-20T22:47:00Z"/>
          <w:lang w:val="en-GB" w:eastAsia="en-GB"/>
        </w:rPr>
      </w:pPr>
      <w:ins w:id="86" w:author="Hans Adam Bøgh Marstrand-Jørgensen" w:date="2020-02-20T22:21:00Z">
        <w:r>
          <w:rPr>
            <w:lang w:val="en-GB" w:eastAsia="en-GB"/>
          </w:rPr>
          <w:fldChar w:fldCharType="end"/>
        </w:r>
      </w:ins>
    </w:p>
    <w:p w14:paraId="24DC4AB4" w14:textId="67B8CA41" w:rsidR="003B0620" w:rsidDel="001C1B71" w:rsidRDefault="003B0620">
      <w:pPr>
        <w:spacing w:line="360" w:lineRule="auto"/>
        <w:rPr>
          <w:del w:id="87" w:author="Hans Adam Bøgh Marstrand-Jørgensen" w:date="2020-02-20T22:47:00Z"/>
          <w:b/>
          <w:sz w:val="40"/>
          <w:szCs w:val="40"/>
          <w:lang w:val="en-US"/>
        </w:rPr>
        <w:pPrChange w:id="88" w:author="Hans Adam Bøgh Marstrand-Jørgensen" w:date="2020-02-20T22:47:00Z">
          <w:pPr/>
        </w:pPrChange>
      </w:pPr>
      <w:del w:id="89" w:author="Hans Adam Bøgh Marstrand-Jørgensen" w:date="2020-02-20T22:47:00Z">
        <w:r w:rsidRPr="003B0620" w:rsidDel="001C1B71">
          <w:rPr>
            <w:b/>
            <w:sz w:val="40"/>
            <w:szCs w:val="40"/>
            <w:lang w:val="en-US"/>
          </w:rPr>
          <w:delText>LITTERATURE</w:delText>
        </w:r>
      </w:del>
    </w:p>
    <w:p w14:paraId="104C64BD" w14:textId="3AD99415" w:rsidR="003B0620" w:rsidRPr="00445A39" w:rsidDel="001C1B71" w:rsidRDefault="003B0620" w:rsidP="003B0620">
      <w:pPr>
        <w:widowControl w:val="0"/>
        <w:autoSpaceDE w:val="0"/>
        <w:autoSpaceDN w:val="0"/>
        <w:adjustRightInd w:val="0"/>
        <w:rPr>
          <w:del w:id="90" w:author="Hans Adam Bøgh Marstrand-Jørgensen" w:date="2020-02-20T22:47:00Z"/>
          <w:noProof/>
        </w:rPr>
      </w:pPr>
      <w:del w:id="91" w:author="Hans Adam Bøgh Marstrand-Jørgensen" w:date="2020-02-20T22:47:00Z">
        <w:r w:rsidRPr="00445A39" w:rsidDel="001C1B71">
          <w:rPr>
            <w:noProof/>
          </w:rPr>
          <w:delText xml:space="preserve">Assing, V. (2005). Two new species and new records of Staphylinidae from the Greek island Lesbos (Insecta: Coleoptera). Linzer Biol. Beitr. </w:delText>
        </w:r>
        <w:r w:rsidRPr="00445A39" w:rsidDel="001C1B71">
          <w:rPr>
            <w:i/>
            <w:iCs/>
            <w:noProof/>
          </w:rPr>
          <w:delText>37</w:delText>
        </w:r>
        <w:r w:rsidRPr="00445A39" w:rsidDel="001C1B71">
          <w:rPr>
            <w:noProof/>
          </w:rPr>
          <w:delText>, 1035–1046.</w:delText>
        </w:r>
      </w:del>
    </w:p>
    <w:p w14:paraId="5DC14FB8" w14:textId="25337D6D" w:rsidR="003B0620" w:rsidRPr="00445A39" w:rsidDel="001C1B71" w:rsidRDefault="003B0620" w:rsidP="003B0620">
      <w:pPr>
        <w:widowControl w:val="0"/>
        <w:autoSpaceDE w:val="0"/>
        <w:autoSpaceDN w:val="0"/>
        <w:adjustRightInd w:val="0"/>
        <w:rPr>
          <w:del w:id="92" w:author="Hans Adam Bøgh Marstrand-Jørgensen" w:date="2020-02-20T22:47:00Z"/>
          <w:noProof/>
        </w:rPr>
      </w:pPr>
      <w:del w:id="93" w:author="Hans Adam Bøgh Marstrand-Jørgensen" w:date="2020-02-20T22:47:00Z">
        <w:r w:rsidRPr="00445A39" w:rsidDel="001C1B71">
          <w:rPr>
            <w:noProof/>
          </w:rPr>
          <w:delText xml:space="preserve">Assing, V. (2013a). On the Staphylinidae (Coleoptera) of Crete , Greece. Stuttgarter Beiträge Zur Naturkunde, Ser. A </w:delText>
        </w:r>
        <w:r w:rsidRPr="00445A39" w:rsidDel="001C1B71">
          <w:rPr>
            <w:i/>
            <w:iCs/>
            <w:noProof/>
          </w:rPr>
          <w:delText>30</w:delText>
        </w:r>
        <w:r w:rsidRPr="00445A39" w:rsidDel="001C1B71">
          <w:rPr>
            <w:noProof/>
          </w:rPr>
          <w:delText>, 83–102.</w:delText>
        </w:r>
      </w:del>
    </w:p>
    <w:p w14:paraId="5C1C345D" w14:textId="607C41D2" w:rsidR="003B0620" w:rsidRPr="00445A39" w:rsidDel="001C1B71" w:rsidRDefault="003B0620" w:rsidP="003B0620">
      <w:pPr>
        <w:widowControl w:val="0"/>
        <w:autoSpaceDE w:val="0"/>
        <w:autoSpaceDN w:val="0"/>
        <w:adjustRightInd w:val="0"/>
        <w:rPr>
          <w:del w:id="94" w:author="Hans Adam Bøgh Marstrand-Jørgensen" w:date="2020-02-20T22:47:00Z"/>
          <w:noProof/>
        </w:rPr>
      </w:pPr>
      <w:del w:id="95" w:author="Hans Adam Bøgh Marstrand-Jørgensen" w:date="2020-02-20T22:47:00Z">
        <w:r w:rsidRPr="00445A39" w:rsidDel="001C1B71">
          <w:rPr>
            <w:noProof/>
          </w:rPr>
          <w:delText xml:space="preserve">Assing, V. (2013b). On the Staphylinidae of Rhodes, Greece. Linzer Biol. Beitr. </w:delText>
        </w:r>
        <w:r w:rsidRPr="00445A39" w:rsidDel="001C1B71">
          <w:rPr>
            <w:i/>
            <w:iCs/>
            <w:noProof/>
          </w:rPr>
          <w:delText>45</w:delText>
        </w:r>
        <w:r w:rsidRPr="00445A39" w:rsidDel="001C1B71">
          <w:rPr>
            <w:noProof/>
          </w:rPr>
          <w:delText>, 1587–1613.</w:delText>
        </w:r>
      </w:del>
    </w:p>
    <w:p w14:paraId="4111AA8D" w14:textId="19D19889" w:rsidR="003B0620" w:rsidRPr="00445A39" w:rsidDel="001C1B71" w:rsidRDefault="003B0620" w:rsidP="003B0620">
      <w:pPr>
        <w:widowControl w:val="0"/>
        <w:autoSpaceDE w:val="0"/>
        <w:autoSpaceDN w:val="0"/>
        <w:adjustRightInd w:val="0"/>
        <w:rPr>
          <w:del w:id="96" w:author="Hans Adam Bøgh Marstrand-Jørgensen" w:date="2020-02-20T22:47:00Z"/>
          <w:noProof/>
        </w:rPr>
      </w:pPr>
      <w:del w:id="97" w:author="Hans Adam Bøgh Marstrand-Jørgensen" w:date="2020-02-20T22:47:00Z">
        <w:r w:rsidRPr="00445A39" w:rsidDel="001C1B71">
          <w:rPr>
            <w:noProof/>
          </w:rPr>
          <w:delText xml:space="preserve">Assing, V. (2015a). On the Staphylinidae of the Greek island Chios ( Insecta : Coleoptera ). Linzer Biol. Beitraege </w:delText>
        </w:r>
        <w:r w:rsidRPr="00445A39" w:rsidDel="001C1B71">
          <w:rPr>
            <w:i/>
            <w:iCs/>
            <w:noProof/>
          </w:rPr>
          <w:delText>47</w:delText>
        </w:r>
        <w:r w:rsidRPr="00445A39" w:rsidDel="001C1B71">
          <w:rPr>
            <w:noProof/>
          </w:rPr>
          <w:delText>, 43–55.</w:delText>
        </w:r>
      </w:del>
    </w:p>
    <w:p w14:paraId="5DC8CA19" w14:textId="38A80E99" w:rsidR="003B0620" w:rsidRPr="00445A39" w:rsidDel="001C1B71" w:rsidRDefault="003B0620" w:rsidP="003B0620">
      <w:pPr>
        <w:widowControl w:val="0"/>
        <w:autoSpaceDE w:val="0"/>
        <w:autoSpaceDN w:val="0"/>
        <w:adjustRightInd w:val="0"/>
        <w:rPr>
          <w:del w:id="98" w:author="Hans Adam Bøgh Marstrand-Jørgensen" w:date="2020-02-20T22:47:00Z"/>
          <w:noProof/>
        </w:rPr>
      </w:pPr>
      <w:del w:id="99" w:author="Hans Adam Bøgh Marstrand-Jørgensen" w:date="2020-02-20T22:47:00Z">
        <w:r w:rsidRPr="00445A39" w:rsidDel="001C1B71">
          <w:rPr>
            <w:noProof/>
          </w:rPr>
          <w:delText xml:space="preserve">Assing, V. (2015b). On the Staphylinidae (Coleoptera) of Crete II. Seven new species, a new synonymy, and additional records. Stuttgarter Beiträge Zur Naturkunde, Ser. A </w:delText>
        </w:r>
        <w:r w:rsidRPr="00445A39" w:rsidDel="001C1B71">
          <w:rPr>
            <w:i/>
            <w:iCs/>
            <w:noProof/>
          </w:rPr>
          <w:delText>30</w:delText>
        </w:r>
        <w:r w:rsidRPr="00445A39" w:rsidDel="001C1B71">
          <w:rPr>
            <w:noProof/>
          </w:rPr>
          <w:delText>, 95–112.</w:delText>
        </w:r>
      </w:del>
    </w:p>
    <w:p w14:paraId="7AFE09FA" w14:textId="6752E45B" w:rsidR="003B0620" w:rsidRPr="00445A39" w:rsidDel="001C1B71" w:rsidRDefault="003B0620" w:rsidP="003B0620">
      <w:pPr>
        <w:widowControl w:val="0"/>
        <w:autoSpaceDE w:val="0"/>
        <w:autoSpaceDN w:val="0"/>
        <w:adjustRightInd w:val="0"/>
        <w:rPr>
          <w:del w:id="100" w:author="Hans Adam Bøgh Marstrand-Jørgensen" w:date="2020-02-20T22:47:00Z"/>
          <w:noProof/>
        </w:rPr>
      </w:pPr>
      <w:del w:id="101" w:author="Hans Adam Bøgh Marstrand-Jørgensen" w:date="2020-02-20T22:47:00Z">
        <w:r w:rsidRPr="00445A39" w:rsidDel="001C1B71">
          <w:rPr>
            <w:noProof/>
          </w:rPr>
          <w:delText xml:space="preserve">Assing, V. (2015c). On the Staphylinidae of the Greek island Samos (Coleoptera: Staphylinidae). Koleopterol. Rundschau </w:delText>
        </w:r>
        <w:r w:rsidRPr="00445A39" w:rsidDel="001C1B71">
          <w:rPr>
            <w:i/>
            <w:iCs/>
            <w:noProof/>
          </w:rPr>
          <w:delText>85</w:delText>
        </w:r>
        <w:r w:rsidRPr="00445A39" w:rsidDel="001C1B71">
          <w:rPr>
            <w:noProof/>
          </w:rPr>
          <w:delText>, 81–102.</w:delText>
        </w:r>
      </w:del>
    </w:p>
    <w:p w14:paraId="7ED1C769" w14:textId="0ABD675C" w:rsidR="003B0620" w:rsidRPr="00445A39" w:rsidDel="001C1B71" w:rsidRDefault="003B0620" w:rsidP="003B0620">
      <w:pPr>
        <w:widowControl w:val="0"/>
        <w:autoSpaceDE w:val="0"/>
        <w:autoSpaceDN w:val="0"/>
        <w:adjustRightInd w:val="0"/>
        <w:rPr>
          <w:del w:id="102" w:author="Hans Adam Bøgh Marstrand-Jørgensen" w:date="2020-02-20T22:47:00Z"/>
          <w:noProof/>
        </w:rPr>
      </w:pPr>
      <w:del w:id="103" w:author="Hans Adam Bøgh Marstrand-Jørgensen" w:date="2020-02-20T22:47:00Z">
        <w:r w:rsidRPr="00445A39" w:rsidDel="001C1B71">
          <w:rPr>
            <w:noProof/>
          </w:rPr>
          <w:delText xml:space="preserve">Assing, V. (2016a). On the Staphylinidae of the Greek island Lesbos II, with supplementary notes on the fauna of Samos and Chios. Koleopterol. Rundschau </w:delText>
        </w:r>
        <w:r w:rsidRPr="00445A39" w:rsidDel="001C1B71">
          <w:rPr>
            <w:i/>
            <w:iCs/>
            <w:noProof/>
          </w:rPr>
          <w:delText>86</w:delText>
        </w:r>
        <w:r w:rsidRPr="00445A39" w:rsidDel="001C1B71">
          <w:rPr>
            <w:noProof/>
          </w:rPr>
          <w:delText>, 103–138.</w:delText>
        </w:r>
      </w:del>
    </w:p>
    <w:p w14:paraId="50DBF045" w14:textId="0F6337F7" w:rsidR="003B0620" w:rsidRPr="00445A39" w:rsidDel="001C1B71" w:rsidRDefault="003B0620" w:rsidP="003B0620">
      <w:pPr>
        <w:widowControl w:val="0"/>
        <w:autoSpaceDE w:val="0"/>
        <w:autoSpaceDN w:val="0"/>
        <w:adjustRightInd w:val="0"/>
        <w:rPr>
          <w:del w:id="104" w:author="Hans Adam Bøgh Marstrand-Jørgensen" w:date="2020-02-20T22:47:00Z"/>
          <w:noProof/>
        </w:rPr>
      </w:pPr>
      <w:del w:id="105" w:author="Hans Adam Bøgh Marstrand-Jørgensen" w:date="2020-02-20T22:47:00Z">
        <w:r w:rsidRPr="00445A39" w:rsidDel="001C1B71">
          <w:rPr>
            <w:noProof/>
          </w:rPr>
          <w:delText xml:space="preserve">Assing, V. (2016b). On the Staphylinidae of the Greek island Karpathos (Insecta: Coleoptera). Linzer Biol. Beitraege </w:delText>
        </w:r>
        <w:r w:rsidRPr="00445A39" w:rsidDel="001C1B71">
          <w:rPr>
            <w:i/>
            <w:iCs/>
            <w:noProof/>
          </w:rPr>
          <w:delText>48</w:delText>
        </w:r>
        <w:r w:rsidRPr="00445A39" w:rsidDel="001C1B71">
          <w:rPr>
            <w:noProof/>
          </w:rPr>
          <w:delText>, 253–263.</w:delText>
        </w:r>
      </w:del>
    </w:p>
    <w:p w14:paraId="209D5AEA" w14:textId="4781BA68" w:rsidR="003B0620" w:rsidRPr="00445A39" w:rsidDel="001C1B71" w:rsidRDefault="003B0620" w:rsidP="003B0620">
      <w:pPr>
        <w:widowControl w:val="0"/>
        <w:autoSpaceDE w:val="0"/>
        <w:autoSpaceDN w:val="0"/>
        <w:adjustRightInd w:val="0"/>
        <w:rPr>
          <w:del w:id="106" w:author="Hans Adam Bøgh Marstrand-Jørgensen" w:date="2020-02-20T22:47:00Z"/>
          <w:noProof/>
        </w:rPr>
      </w:pPr>
      <w:del w:id="107" w:author="Hans Adam Bøgh Marstrand-Jørgensen" w:date="2020-02-20T22:47:00Z">
        <w:r w:rsidRPr="00445A39" w:rsidDel="001C1B71">
          <w:rPr>
            <w:noProof/>
          </w:rPr>
          <w:lastRenderedPageBreak/>
          <w:delText xml:space="preserve">Assing, V. (2017a). On the Staphylinidae of the Greek island Kos, with an appendix on Carabidae and additional records from other islands (Insecta: Coleoptera). Linzer Biol. Beitraege </w:delText>
        </w:r>
        <w:r w:rsidRPr="00445A39" w:rsidDel="001C1B71">
          <w:rPr>
            <w:i/>
            <w:iCs/>
            <w:noProof/>
          </w:rPr>
          <w:delText>49</w:delText>
        </w:r>
        <w:r w:rsidRPr="00445A39" w:rsidDel="001C1B71">
          <w:rPr>
            <w:noProof/>
          </w:rPr>
          <w:delText>, 191–205.</w:delText>
        </w:r>
      </w:del>
    </w:p>
    <w:p w14:paraId="4FB5804C" w14:textId="6961BBC2" w:rsidR="003B0620" w:rsidRPr="00445A39" w:rsidDel="001C1B71" w:rsidRDefault="003B0620" w:rsidP="003B0620">
      <w:pPr>
        <w:widowControl w:val="0"/>
        <w:autoSpaceDE w:val="0"/>
        <w:autoSpaceDN w:val="0"/>
        <w:adjustRightInd w:val="0"/>
        <w:rPr>
          <w:del w:id="108" w:author="Hans Adam Bøgh Marstrand-Jørgensen" w:date="2020-02-20T22:47:00Z"/>
          <w:noProof/>
        </w:rPr>
      </w:pPr>
      <w:del w:id="109" w:author="Hans Adam Bøgh Marstrand-Jørgensen" w:date="2020-02-20T22:47:00Z">
        <w:r w:rsidRPr="00445A39" w:rsidDel="001C1B71">
          <w:rPr>
            <w:noProof/>
          </w:rPr>
          <w:delText xml:space="preserve">Assing, V. (2017b). A revision of the Alevonota species of the Palaearctic region. II. A new species from Cyprus and additional records (Coleoptera: Staphylinidae: Aleocharinae). Linzer Biol. Beitraege </w:delText>
        </w:r>
        <w:r w:rsidRPr="00445A39" w:rsidDel="001C1B71">
          <w:rPr>
            <w:i/>
            <w:iCs/>
            <w:noProof/>
          </w:rPr>
          <w:delText>49</w:delText>
        </w:r>
        <w:r w:rsidRPr="00445A39" w:rsidDel="001C1B71">
          <w:rPr>
            <w:noProof/>
          </w:rPr>
          <w:delText>, 229–234.</w:delText>
        </w:r>
      </w:del>
    </w:p>
    <w:p w14:paraId="0107D3C8" w14:textId="052AAF96" w:rsidR="003B0620" w:rsidRPr="00445A39" w:rsidDel="001C1B71" w:rsidRDefault="003B0620" w:rsidP="003B0620">
      <w:pPr>
        <w:widowControl w:val="0"/>
        <w:autoSpaceDE w:val="0"/>
        <w:autoSpaceDN w:val="0"/>
        <w:adjustRightInd w:val="0"/>
        <w:rPr>
          <w:del w:id="110" w:author="Hans Adam Bøgh Marstrand-Jørgensen" w:date="2020-02-20T22:47:00Z"/>
          <w:noProof/>
        </w:rPr>
      </w:pPr>
      <w:del w:id="111" w:author="Hans Adam Bøgh Marstrand-Jørgensen" w:date="2020-02-20T22:47:00Z">
        <w:r w:rsidRPr="00445A39" w:rsidDel="001C1B71">
          <w:rPr>
            <w:noProof/>
          </w:rPr>
          <w:delText xml:space="preserve">Assing, V. (2017c). On the Staphylinidae of the Greek island Ikaría, with supplementary notes on the fauna of Samos (Coleoptera: Staphylinidae). Koleopterol. Rundschau </w:delText>
        </w:r>
        <w:r w:rsidRPr="00445A39" w:rsidDel="001C1B71">
          <w:rPr>
            <w:i/>
            <w:iCs/>
            <w:noProof/>
          </w:rPr>
          <w:delText>87</w:delText>
        </w:r>
        <w:r w:rsidRPr="00445A39" w:rsidDel="001C1B71">
          <w:rPr>
            <w:noProof/>
          </w:rPr>
          <w:delText>, 89–116.</w:delText>
        </w:r>
      </w:del>
    </w:p>
    <w:p w14:paraId="24544FE9" w14:textId="6045ECF5" w:rsidR="003B0620" w:rsidRPr="00445A39" w:rsidDel="001C1B71" w:rsidRDefault="003B0620" w:rsidP="003B0620">
      <w:pPr>
        <w:widowControl w:val="0"/>
        <w:autoSpaceDE w:val="0"/>
        <w:autoSpaceDN w:val="0"/>
        <w:adjustRightInd w:val="0"/>
        <w:rPr>
          <w:del w:id="112" w:author="Hans Adam Bøgh Marstrand-Jørgensen" w:date="2020-02-20T22:47:00Z"/>
          <w:noProof/>
        </w:rPr>
      </w:pPr>
      <w:del w:id="113" w:author="Hans Adam Bøgh Marstrand-Jørgensen" w:date="2020-02-20T22:47:00Z">
        <w:r w:rsidRPr="00445A39" w:rsidDel="001C1B71">
          <w:rPr>
            <w:noProof/>
          </w:rPr>
          <w:delText xml:space="preserve">Assing, V., and Wunderle, P. (2001). On the Staphylinidae of Cyprus (Coleoptera). Entomol. Zeitschrift </w:delText>
        </w:r>
        <w:r w:rsidRPr="00445A39" w:rsidDel="001C1B71">
          <w:rPr>
            <w:i/>
            <w:iCs/>
            <w:noProof/>
          </w:rPr>
          <w:delText>111</w:delText>
        </w:r>
        <w:r w:rsidRPr="00445A39" w:rsidDel="001C1B71">
          <w:rPr>
            <w:noProof/>
          </w:rPr>
          <w:delText>, 34–41.</w:delText>
        </w:r>
      </w:del>
    </w:p>
    <w:p w14:paraId="705269C8" w14:textId="1AB0B3AB" w:rsidR="008E2DF1" w:rsidRPr="00445A39" w:rsidDel="001C1B71" w:rsidRDefault="003B0620" w:rsidP="003B0620">
      <w:pPr>
        <w:widowControl w:val="0"/>
        <w:autoSpaceDE w:val="0"/>
        <w:autoSpaceDN w:val="0"/>
        <w:adjustRightInd w:val="0"/>
        <w:rPr>
          <w:del w:id="114" w:author="Hans Adam Bøgh Marstrand-Jørgensen" w:date="2020-02-20T22:47:00Z"/>
          <w:noProof/>
        </w:rPr>
      </w:pPr>
      <w:del w:id="115" w:author="Hans Adam Bøgh Marstrand-Jørgensen" w:date="2020-02-20T22:47:00Z">
        <w:r w:rsidRPr="00445A39" w:rsidDel="001C1B71">
          <w:rPr>
            <w:noProof/>
          </w:rPr>
          <w:delText xml:space="preserve">Assing, V., Brachat, V., and Meybohm, H. (2018). On the Staphylinidae of the Greek island Corfu (Insecta : Coleoptera). Beiträge Zur Entomol. </w:delText>
        </w:r>
        <w:r w:rsidRPr="00445A39" w:rsidDel="001C1B71">
          <w:rPr>
            <w:i/>
            <w:iCs/>
            <w:noProof/>
          </w:rPr>
          <w:delText>68</w:delText>
        </w:r>
        <w:r w:rsidRPr="00445A39" w:rsidDel="001C1B71">
          <w:rPr>
            <w:noProof/>
          </w:rPr>
          <w:delText>, 31–67.</w:delText>
        </w:r>
      </w:del>
    </w:p>
    <w:p w14:paraId="44126228" w14:textId="2580C429" w:rsidR="003B0620" w:rsidDel="001C1B71" w:rsidRDefault="008E2DF1" w:rsidP="008E2DF1">
      <w:pPr>
        <w:widowControl w:val="0"/>
        <w:autoSpaceDE w:val="0"/>
        <w:autoSpaceDN w:val="0"/>
        <w:adjustRightInd w:val="0"/>
        <w:rPr>
          <w:del w:id="116" w:author="Hans Adam Bøgh Marstrand-Jørgensen" w:date="2020-02-20T22:47:00Z"/>
          <w:noProof/>
        </w:rPr>
      </w:pPr>
      <w:del w:id="117" w:author="Hans Adam Bøgh Marstrand-Jørgensen" w:date="2020-02-20T22:47:00Z">
        <w:r w:rsidRPr="00445A39" w:rsidDel="001C1B71">
          <w:rPr>
            <w:noProof/>
          </w:rPr>
          <w:delText xml:space="preserve">Solodovnikov, A., Yue, Y., Tarasov, S., and Ren, D. (2013). Extinct and extant rove beetles meet in the matrix: Early cretaceous fossils shed light on the evolution of a hyperdiverse insect lineage (Coleoptera: Staphylinidae: Staphylininae). Cladistics </w:delText>
        </w:r>
        <w:r w:rsidRPr="00445A39" w:rsidDel="001C1B71">
          <w:rPr>
            <w:i/>
            <w:iCs/>
            <w:noProof/>
          </w:rPr>
          <w:delText>29</w:delText>
        </w:r>
        <w:r w:rsidRPr="00445A39" w:rsidDel="001C1B71">
          <w:rPr>
            <w:noProof/>
          </w:rPr>
          <w:delText>, 360–403.</w:delText>
        </w:r>
      </w:del>
    </w:p>
    <w:p w14:paraId="0B493DA8" w14:textId="15C076B2" w:rsidR="00EB0AAE" w:rsidRPr="00EB0AAE" w:rsidRDefault="00EB0AAE" w:rsidP="008E2DF1">
      <w:pPr>
        <w:widowControl w:val="0"/>
        <w:autoSpaceDE w:val="0"/>
        <w:autoSpaceDN w:val="0"/>
        <w:adjustRightInd w:val="0"/>
        <w:rPr>
          <w:noProof/>
          <w:lang w:val="en-US"/>
        </w:rPr>
      </w:pPr>
      <w:del w:id="118" w:author="Hans Adam Bøgh Marstrand-Jørgensen" w:date="2020-02-20T22:47:00Z">
        <w:r w:rsidRPr="00445A39" w:rsidDel="001C1B71">
          <w:rPr>
            <w:noProof/>
          </w:rPr>
          <w:delText>Thayer, M.K. (2016). Staphylinidae Latreille, 1802. In Zoology Online, (Berlin, Boston: De Gruyter)</w:delText>
        </w:r>
        <w:r w:rsidDel="001C1B71">
          <w:rPr>
            <w:noProof/>
            <w:lang w:val="en-US"/>
          </w:rPr>
          <w:delText>.</w:delText>
        </w:r>
      </w:del>
    </w:p>
    <w:sectPr w:rsidR="00EB0AAE" w:rsidRPr="00EB0AA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slak Kappel Hansen" w:date="2020-01-13T14:50:00Z" w:initials="AKH">
    <w:p w14:paraId="501DEC25" w14:textId="50A32355" w:rsidR="003B50E1" w:rsidRPr="00D93FE8" w:rsidRDefault="003B50E1">
      <w:pPr>
        <w:pStyle w:val="CommentText"/>
        <w:rPr>
          <w:lang w:val="en-US"/>
        </w:rPr>
      </w:pPr>
      <w:r>
        <w:rPr>
          <w:rStyle w:val="CommentReference"/>
        </w:rPr>
        <w:annotationRef/>
      </w:r>
      <w:r w:rsidRPr="00D93FE8">
        <w:rPr>
          <w:lang w:val="en-US"/>
        </w:rPr>
        <w:t xml:space="preserve">I don’t know if </w:t>
      </w:r>
      <w:proofErr w:type="spellStart"/>
      <w:r w:rsidRPr="00D93FE8">
        <w:rPr>
          <w:lang w:val="en-US"/>
        </w:rPr>
        <w:t>i</w:t>
      </w:r>
      <w:proofErr w:type="spellEnd"/>
      <w:r w:rsidRPr="00D93FE8">
        <w:rPr>
          <w:lang w:val="en-US"/>
        </w:rPr>
        <w:t xml:space="preserve"> would call conif</w:t>
      </w:r>
      <w:r>
        <w:rPr>
          <w:lang w:val="en-US"/>
        </w:rPr>
        <w:t>erous forest lush vegetation. I know what you mean, but maybe find a better word.</w:t>
      </w:r>
    </w:p>
  </w:comment>
  <w:comment w:id="13" w:author="Aslak Kappel Hansen" w:date="2020-01-13T15:01:00Z" w:initials="AKH">
    <w:p w14:paraId="57FFD4A1" w14:textId="4A48311E" w:rsidR="003B50E1" w:rsidRPr="0041205F" w:rsidRDefault="003B50E1">
      <w:pPr>
        <w:pStyle w:val="CommentText"/>
        <w:rPr>
          <w:lang w:val="en-US"/>
        </w:rPr>
      </w:pPr>
      <w:r>
        <w:rPr>
          <w:rStyle w:val="CommentReference"/>
        </w:rPr>
        <w:annotationRef/>
      </w:r>
      <w:r w:rsidRPr="0041205F">
        <w:rPr>
          <w:lang w:val="en-US"/>
        </w:rPr>
        <w:t xml:space="preserve">In this </w:t>
      </w:r>
      <w:r>
        <w:rPr>
          <w:lang w:val="en-US"/>
        </w:rPr>
        <w:t>paragraph it would be good with some references to some of the paper working with the habitats of the Island.</w:t>
      </w:r>
    </w:p>
  </w:comment>
  <w:comment w:id="29" w:author="Aslak Kappel Hansen" w:date="2020-01-13T14:58:00Z" w:initials="AKH">
    <w:p w14:paraId="5A582DC5" w14:textId="16EA5574" w:rsidR="003B50E1" w:rsidRPr="0041205F" w:rsidRDefault="003B50E1">
      <w:pPr>
        <w:pStyle w:val="CommentText"/>
        <w:rPr>
          <w:lang w:val="en-US"/>
        </w:rPr>
      </w:pPr>
      <w:r>
        <w:rPr>
          <w:rStyle w:val="CommentReference"/>
        </w:rPr>
        <w:annotationRef/>
      </w:r>
      <w:r w:rsidRPr="0041205F">
        <w:rPr>
          <w:lang w:val="en-US"/>
        </w:rPr>
        <w:t xml:space="preserve">One of two more </w:t>
      </w:r>
      <w:proofErr w:type="spellStart"/>
      <w:r w:rsidRPr="0041205F">
        <w:rPr>
          <w:lang w:val="en-US"/>
        </w:rPr>
        <w:t>senteses</w:t>
      </w:r>
      <w:proofErr w:type="spellEnd"/>
      <w:r w:rsidRPr="0041205F">
        <w:rPr>
          <w:lang w:val="en-US"/>
        </w:rPr>
        <w:t xml:space="preserve"> on </w:t>
      </w:r>
      <w:r>
        <w:rPr>
          <w:lang w:val="en-US"/>
        </w:rPr>
        <w:t xml:space="preserve">which habitats Staphs are found in. E.g. see my </w:t>
      </w:r>
      <w:proofErr w:type="spellStart"/>
      <w:r>
        <w:rPr>
          <w:lang w:val="en-US"/>
        </w:rPr>
        <w:t>Læsø</w:t>
      </w:r>
      <w:proofErr w:type="spellEnd"/>
      <w:r>
        <w:rPr>
          <w:lang w:val="en-US"/>
        </w:rPr>
        <w:t xml:space="preserve"> paper.</w:t>
      </w:r>
    </w:p>
  </w:comment>
  <w:comment w:id="34" w:author="Aslak Kappel Hansen" w:date="2020-01-13T16:11:00Z" w:initials="AKH">
    <w:p w14:paraId="04210B42" w14:textId="2D144E47" w:rsidR="003B50E1" w:rsidRPr="006520D7" w:rsidRDefault="003B50E1">
      <w:pPr>
        <w:pStyle w:val="CommentText"/>
        <w:rPr>
          <w:lang w:val="en-US"/>
        </w:rPr>
      </w:pPr>
      <w:r>
        <w:rPr>
          <w:rStyle w:val="CommentReference"/>
        </w:rPr>
        <w:annotationRef/>
      </w:r>
      <w:r w:rsidRPr="006520D7">
        <w:rPr>
          <w:lang w:val="en-US"/>
        </w:rPr>
        <w:t xml:space="preserve">I like the map, except all the </w:t>
      </w:r>
      <w:r>
        <w:rPr>
          <w:lang w:val="en-US"/>
        </w:rPr>
        <w:t xml:space="preserve">names of cities and other sites mentioned, and the different coloration of areas. If </w:t>
      </w:r>
      <w:proofErr w:type="gramStart"/>
      <w:r>
        <w:rPr>
          <w:lang w:val="en-US"/>
        </w:rPr>
        <w:t>possible</w:t>
      </w:r>
      <w:proofErr w:type="gramEnd"/>
      <w:r>
        <w:rPr>
          <w:lang w:val="en-US"/>
        </w:rPr>
        <w:t xml:space="preserve"> it would be great with a satellite image map without cities and other names.</w:t>
      </w:r>
    </w:p>
  </w:comment>
  <w:comment w:id="40" w:author="Aslak Kappel Hansen" w:date="2020-01-13T16:45:00Z" w:initials="AKH">
    <w:p w14:paraId="6693FB0D" w14:textId="32F91872" w:rsidR="003B50E1" w:rsidRPr="003B50E1" w:rsidRDefault="003B50E1">
      <w:pPr>
        <w:pStyle w:val="CommentText"/>
        <w:rPr>
          <w:lang w:val="en-US"/>
        </w:rPr>
      </w:pPr>
      <w:r>
        <w:rPr>
          <w:rStyle w:val="CommentReference"/>
        </w:rPr>
        <w:annotationRef/>
      </w:r>
      <w:r w:rsidRPr="003B50E1">
        <w:rPr>
          <w:lang w:val="en-US"/>
        </w:rPr>
        <w:t xml:space="preserve">Not sure </w:t>
      </w:r>
      <w:proofErr w:type="spellStart"/>
      <w:r w:rsidRPr="003B50E1">
        <w:rPr>
          <w:lang w:val="en-US"/>
        </w:rPr>
        <w:t>i</w:t>
      </w:r>
      <w:proofErr w:type="spellEnd"/>
      <w:r w:rsidRPr="003B50E1">
        <w:rPr>
          <w:lang w:val="en-US"/>
        </w:rPr>
        <w:t xml:space="preserve"> understand this. Is Skyros the island which has the largest overlap with the mainland of the islands already investigated?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1DEC25" w15:done="0"/>
  <w15:commentEx w15:paraId="57FFD4A1" w15:done="0"/>
  <w15:commentEx w15:paraId="5A582DC5" w15:done="0"/>
  <w15:commentEx w15:paraId="04210B42" w15:done="0"/>
  <w15:commentEx w15:paraId="6693FB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1DEC25" w16cid:durableId="21C7021A"/>
  <w16cid:commentId w16cid:paraId="57FFD4A1" w16cid:durableId="21C704C2"/>
  <w16cid:commentId w16cid:paraId="5A582DC5" w16cid:durableId="21C7042D"/>
  <w16cid:commentId w16cid:paraId="04210B42" w16cid:durableId="21C7153C"/>
  <w16cid:commentId w16cid:paraId="6693FB0D" w16cid:durableId="21C71D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Adam Bøgh Marstrand-Jørgensen">
    <w15:presenceInfo w15:providerId="None" w15:userId="Hans Adam Bøgh Marstrand-Jørge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04067E"/>
    <w:rsid w:val="000E1A0D"/>
    <w:rsid w:val="000E1A6E"/>
    <w:rsid w:val="000F5BCF"/>
    <w:rsid w:val="00116986"/>
    <w:rsid w:val="00134670"/>
    <w:rsid w:val="00144945"/>
    <w:rsid w:val="00167173"/>
    <w:rsid w:val="00193417"/>
    <w:rsid w:val="001C1B71"/>
    <w:rsid w:val="001C678D"/>
    <w:rsid w:val="001D230C"/>
    <w:rsid w:val="00212BFC"/>
    <w:rsid w:val="0021618E"/>
    <w:rsid w:val="00285C3C"/>
    <w:rsid w:val="002E2515"/>
    <w:rsid w:val="003B0620"/>
    <w:rsid w:val="003B4FEF"/>
    <w:rsid w:val="003B50E1"/>
    <w:rsid w:val="003B5296"/>
    <w:rsid w:val="003B6135"/>
    <w:rsid w:val="003E5256"/>
    <w:rsid w:val="0040550A"/>
    <w:rsid w:val="0041205F"/>
    <w:rsid w:val="0044127B"/>
    <w:rsid w:val="00465537"/>
    <w:rsid w:val="00473C27"/>
    <w:rsid w:val="00475418"/>
    <w:rsid w:val="004B52DC"/>
    <w:rsid w:val="004C7663"/>
    <w:rsid w:val="004F0941"/>
    <w:rsid w:val="005275FA"/>
    <w:rsid w:val="0054085D"/>
    <w:rsid w:val="00546F24"/>
    <w:rsid w:val="00555235"/>
    <w:rsid w:val="00556B74"/>
    <w:rsid w:val="005D18DD"/>
    <w:rsid w:val="00613338"/>
    <w:rsid w:val="006252E2"/>
    <w:rsid w:val="006520D7"/>
    <w:rsid w:val="006C1A11"/>
    <w:rsid w:val="007328E7"/>
    <w:rsid w:val="00751486"/>
    <w:rsid w:val="007527AD"/>
    <w:rsid w:val="007D1028"/>
    <w:rsid w:val="007E75DD"/>
    <w:rsid w:val="00806834"/>
    <w:rsid w:val="00813C0B"/>
    <w:rsid w:val="0081439A"/>
    <w:rsid w:val="0089481C"/>
    <w:rsid w:val="008E2DF1"/>
    <w:rsid w:val="008F1E59"/>
    <w:rsid w:val="00915618"/>
    <w:rsid w:val="00921E98"/>
    <w:rsid w:val="00955B47"/>
    <w:rsid w:val="00970051"/>
    <w:rsid w:val="00A11375"/>
    <w:rsid w:val="00A229AD"/>
    <w:rsid w:val="00A76EDA"/>
    <w:rsid w:val="00A7708F"/>
    <w:rsid w:val="00AA4EEC"/>
    <w:rsid w:val="00AE69A7"/>
    <w:rsid w:val="00B26BF1"/>
    <w:rsid w:val="00B31776"/>
    <w:rsid w:val="00B373A8"/>
    <w:rsid w:val="00C52CB2"/>
    <w:rsid w:val="00C94994"/>
    <w:rsid w:val="00CB4B20"/>
    <w:rsid w:val="00CE14A3"/>
    <w:rsid w:val="00D00771"/>
    <w:rsid w:val="00D038AA"/>
    <w:rsid w:val="00D6750C"/>
    <w:rsid w:val="00D93FE8"/>
    <w:rsid w:val="00DD3502"/>
    <w:rsid w:val="00DF6D56"/>
    <w:rsid w:val="00E3439E"/>
    <w:rsid w:val="00E5335E"/>
    <w:rsid w:val="00E55E8C"/>
    <w:rsid w:val="00EA271E"/>
    <w:rsid w:val="00EB0AAE"/>
    <w:rsid w:val="00ED37F4"/>
    <w:rsid w:val="00ED38AC"/>
    <w:rsid w:val="00ED62DC"/>
    <w:rsid w:val="00EF0E79"/>
    <w:rsid w:val="00EF4489"/>
    <w:rsid w:val="00F30103"/>
    <w:rsid w:val="00F32E55"/>
    <w:rsid w:val="00F45127"/>
    <w:rsid w:val="00F46C90"/>
    <w:rsid w:val="00F63A6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FE8"/>
    <w:rPr>
      <w:sz w:val="16"/>
      <w:szCs w:val="16"/>
    </w:rPr>
  </w:style>
  <w:style w:type="paragraph" w:styleId="CommentText">
    <w:name w:val="annotation text"/>
    <w:basedOn w:val="Normal"/>
    <w:link w:val="CommentTextChar"/>
    <w:uiPriority w:val="99"/>
    <w:semiHidden/>
    <w:unhideWhenUsed/>
    <w:rsid w:val="00D93FE8"/>
    <w:pPr>
      <w:spacing w:line="240" w:lineRule="auto"/>
    </w:pPr>
    <w:rPr>
      <w:sz w:val="20"/>
      <w:szCs w:val="20"/>
    </w:rPr>
  </w:style>
  <w:style w:type="character" w:customStyle="1" w:styleId="CommentTextChar">
    <w:name w:val="Comment Text Char"/>
    <w:basedOn w:val="DefaultParagraphFont"/>
    <w:link w:val="CommentText"/>
    <w:uiPriority w:val="99"/>
    <w:semiHidden/>
    <w:rsid w:val="00D93FE8"/>
    <w:rPr>
      <w:sz w:val="20"/>
      <w:szCs w:val="20"/>
    </w:rPr>
  </w:style>
  <w:style w:type="paragraph" w:styleId="CommentSubject">
    <w:name w:val="annotation subject"/>
    <w:basedOn w:val="CommentText"/>
    <w:next w:val="CommentText"/>
    <w:link w:val="CommentSubjectChar"/>
    <w:uiPriority w:val="99"/>
    <w:semiHidden/>
    <w:unhideWhenUsed/>
    <w:rsid w:val="00D93FE8"/>
    <w:rPr>
      <w:b/>
      <w:bCs/>
    </w:rPr>
  </w:style>
  <w:style w:type="character" w:customStyle="1" w:styleId="CommentSubjectChar">
    <w:name w:val="Comment Subject Char"/>
    <w:basedOn w:val="CommentTextChar"/>
    <w:link w:val="CommentSubject"/>
    <w:uiPriority w:val="99"/>
    <w:semiHidden/>
    <w:rsid w:val="00D93F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FA539-6441-49D1-B982-E13DFCC86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10955</Words>
  <Characters>62450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12</cp:revision>
  <dcterms:created xsi:type="dcterms:W3CDTF">2020-01-13T16:10:00Z</dcterms:created>
  <dcterms:modified xsi:type="dcterms:W3CDTF">2020-02-21T13:02:00Z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82293c24-c9ef-3b98-a8d7-5a9613b41639</vt:lpwstr>
  </property>
  <property fmtid="{D5CDD505-2E9C-101B-9397-08002B2CF9AE}" pid="24" name="Mendeley Citation Style_1">
    <vt:lpwstr>http://www.zotero.org/styles/cell</vt:lpwstr>
  </property>
</Properties>
</file>